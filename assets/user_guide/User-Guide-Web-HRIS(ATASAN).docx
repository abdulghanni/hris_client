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2F5" w:rsidRPr="004046EE" w:rsidRDefault="003702F5" w:rsidP="003702F5">
      <w:pPr>
        <w:pStyle w:val="Heading1"/>
        <w:rPr>
          <w:sz w:val="24"/>
          <w:szCs w:val="24"/>
          <w:rPrChange w:id="0" w:author="Abdul Ghanni" w:date="2015-10-14T19:59:00Z">
            <w:rPr/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1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2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3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4" w:author="Abdul Ghanni" w:date="2015-10-14T19:59:00Z">
            <w:rPr>
              <w:sz w:val="44"/>
            </w:rPr>
          </w:rPrChange>
        </w:rPr>
      </w:pPr>
    </w:p>
    <w:p w:rsidR="003702F5" w:rsidRPr="00E630D9" w:rsidRDefault="00DB2E5F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5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6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USER  GUIDE</w:t>
      </w:r>
      <w:r w:rsidR="003702F5" w:rsidRPr="00E630D9">
        <w:rPr>
          <w:rFonts w:ascii="Tahoma" w:hAnsi="Tahoma" w:cs="Tahoma"/>
          <w:b/>
          <w:sz w:val="52"/>
          <w:szCs w:val="24"/>
          <w:lang w:val="id-ID"/>
          <w:rPrChange w:id="7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</w:p>
    <w:p w:rsidR="003702F5" w:rsidRPr="00E630D9" w:rsidRDefault="009960C0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8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9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  <w:r w:rsidR="00D96004" w:rsidRPr="00E630D9">
        <w:rPr>
          <w:rFonts w:ascii="Tahoma" w:hAnsi="Tahoma" w:cs="Tahoma"/>
          <w:b/>
          <w:sz w:val="52"/>
          <w:szCs w:val="24"/>
          <w:lang w:val="id-ID"/>
          <w:rPrChange w:id="10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Web HRIS Erlangga</w:t>
      </w:r>
    </w:p>
    <w:p w:rsidR="003702F5" w:rsidRPr="00E630D9" w:rsidRDefault="002623C1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11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en-GB"/>
          <w:rPrChange w:id="12" w:author="Abdul Ghanni" w:date="2015-10-15T05:43:00Z">
            <w:rPr>
              <w:rFonts w:ascii="Tahoma" w:hAnsi="Tahoma" w:cs="Tahoma"/>
              <w:b/>
              <w:sz w:val="48"/>
              <w:szCs w:val="48"/>
              <w:lang w:val="en-GB"/>
            </w:rPr>
          </w:rPrChange>
        </w:rPr>
        <w:t xml:space="preserve">PT. </w:t>
      </w:r>
      <w:r w:rsidR="00D96004" w:rsidRPr="00E630D9">
        <w:rPr>
          <w:rFonts w:ascii="Tahoma" w:hAnsi="Tahoma" w:cs="Tahoma"/>
          <w:b/>
          <w:sz w:val="52"/>
          <w:szCs w:val="24"/>
          <w:lang w:val="id-ID"/>
          <w:rPrChange w:id="13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Erlangga</w:t>
      </w:r>
    </w:p>
    <w:p w:rsidR="009D4E40" w:rsidRPr="00E630D9" w:rsidRDefault="009D4E40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rPrChange w:id="14" w:author="Abdul Ghanni" w:date="2015-10-15T05:43:00Z">
            <w:rPr>
              <w:rFonts w:ascii="Tahoma" w:hAnsi="Tahoma" w:cs="Tahoma"/>
              <w:b/>
              <w:sz w:val="48"/>
              <w:szCs w:val="48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15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(</w:t>
      </w:r>
      <w:proofErr w:type="spellStart"/>
      <w:r w:rsidRPr="00E630D9">
        <w:rPr>
          <w:rFonts w:ascii="Tahoma" w:hAnsi="Tahoma" w:cs="Tahoma"/>
          <w:b/>
          <w:sz w:val="52"/>
          <w:szCs w:val="24"/>
          <w:lang w:val="id-ID"/>
          <w:rPrChange w:id="16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Role</w:t>
      </w:r>
      <w:proofErr w:type="spellEnd"/>
      <w:r w:rsidRPr="00E630D9">
        <w:rPr>
          <w:rFonts w:ascii="Tahoma" w:hAnsi="Tahoma" w:cs="Tahoma"/>
          <w:b/>
          <w:sz w:val="52"/>
          <w:szCs w:val="24"/>
          <w:lang w:val="id-ID"/>
          <w:rPrChange w:id="17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  <w:r w:rsidR="008C0A18" w:rsidRPr="00E630D9">
        <w:rPr>
          <w:rFonts w:ascii="Tahoma" w:hAnsi="Tahoma" w:cs="Tahoma"/>
          <w:b/>
          <w:sz w:val="52"/>
          <w:szCs w:val="24"/>
          <w:lang w:val="id-ID"/>
          <w:rPrChange w:id="18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Atasan</w:t>
      </w:r>
      <w:r w:rsidRPr="00E630D9">
        <w:rPr>
          <w:rFonts w:ascii="Tahoma" w:hAnsi="Tahoma" w:cs="Tahoma"/>
          <w:b/>
          <w:sz w:val="52"/>
          <w:szCs w:val="24"/>
          <w:lang w:val="id-ID"/>
          <w:rPrChange w:id="19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)</w:t>
      </w: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0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1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2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3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4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5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F21120">
      <w:pPr>
        <w:pStyle w:val="Heading1"/>
        <w:numPr>
          <w:ilvl w:val="0"/>
          <w:numId w:val="1"/>
        </w:numPr>
        <w:ind w:left="567" w:hanging="578"/>
        <w:rPr>
          <w:rFonts w:ascii="Calibri" w:hAnsi="Calibri" w:cs="Tahoma"/>
          <w:sz w:val="24"/>
          <w:szCs w:val="24"/>
          <w:lang w:val="sv-SE"/>
          <w:rPrChange w:id="26" w:author="Abdul Ghanni" w:date="2015-10-14T19:59:00Z">
            <w:rPr>
              <w:rFonts w:ascii="Calibri" w:hAnsi="Calibri" w:cs="Tahoma"/>
              <w:lang w:val="sv-SE"/>
            </w:rPr>
          </w:rPrChange>
        </w:rPr>
      </w:pPr>
      <w:bookmarkStart w:id="27" w:name="_Toc258279333"/>
      <w:r w:rsidRPr="004046EE">
        <w:rPr>
          <w:rFonts w:ascii="Calibri" w:hAnsi="Calibri" w:cs="Tahoma"/>
          <w:sz w:val="24"/>
          <w:szCs w:val="24"/>
          <w:lang w:val="id-ID"/>
          <w:rPrChange w:id="28" w:author="Abdul Ghanni" w:date="2015-10-14T19:59:00Z">
            <w:rPr>
              <w:rFonts w:ascii="Calibri" w:hAnsi="Calibri" w:cs="Tahoma"/>
              <w:lang w:val="id-ID"/>
            </w:rPr>
          </w:rPrChange>
        </w:rPr>
        <w:lastRenderedPageBreak/>
        <w:t>D</w:t>
      </w:r>
      <w:r w:rsidRPr="004046EE">
        <w:rPr>
          <w:rFonts w:ascii="Calibri" w:hAnsi="Calibri" w:cs="Tahoma"/>
          <w:sz w:val="24"/>
          <w:szCs w:val="24"/>
          <w:lang w:val="sv-SE"/>
          <w:rPrChange w:id="29" w:author="Abdul Ghanni" w:date="2015-10-14T19:59:00Z">
            <w:rPr>
              <w:rFonts w:ascii="Calibri" w:hAnsi="Calibri" w:cs="Tahoma"/>
              <w:lang w:val="sv-SE"/>
            </w:rPr>
          </w:rPrChange>
        </w:rPr>
        <w:t>aftar Isi</w:t>
      </w:r>
      <w:bookmarkEnd w:id="27"/>
    </w:p>
    <w:p w:rsidR="003702F5" w:rsidRPr="004046EE" w:rsidRDefault="003702F5" w:rsidP="00856AE9">
      <w:pPr>
        <w:pStyle w:val="TOC1"/>
        <w:rPr>
          <w:rFonts w:eastAsia="Times New Roman"/>
          <w:noProof/>
          <w:sz w:val="24"/>
          <w:szCs w:val="24"/>
          <w:lang w:eastAsia="en-US"/>
          <w:rPrChange w:id="30" w:author="Abdul Ghanni" w:date="2015-10-14T19:59:00Z">
            <w:rPr>
              <w:rFonts w:eastAsia="Times New Roman"/>
              <w:noProof/>
              <w:lang w:eastAsia="en-US"/>
            </w:rPr>
          </w:rPrChange>
        </w:rPr>
      </w:pPr>
      <w:r w:rsidRPr="004046EE">
        <w:rPr>
          <w:sz w:val="24"/>
          <w:szCs w:val="24"/>
          <w:rPrChange w:id="31" w:author="Abdul Ghanni" w:date="2015-10-14T19:59:00Z">
            <w:rPr>
              <w:sz w:val="20"/>
              <w:szCs w:val="24"/>
            </w:rPr>
          </w:rPrChange>
        </w:rPr>
        <w:fldChar w:fldCharType="begin"/>
      </w:r>
      <w:r w:rsidRPr="004046EE">
        <w:rPr>
          <w:sz w:val="24"/>
          <w:szCs w:val="24"/>
          <w:rPrChange w:id="32" w:author="Abdul Ghanni" w:date="2015-10-14T19:59:00Z">
            <w:rPr/>
          </w:rPrChange>
        </w:rPr>
        <w:instrText xml:space="preserve"> TOC \o "1-3" \h \z \u </w:instrText>
      </w:r>
      <w:r w:rsidRPr="004046EE">
        <w:rPr>
          <w:sz w:val="24"/>
          <w:szCs w:val="24"/>
          <w:rPrChange w:id="33" w:author="Abdul Ghanni" w:date="2015-10-14T19:59:00Z">
            <w:rPr>
              <w:rFonts w:ascii="Calibri" w:eastAsia="Calibri" w:hAnsi="Calibri" w:cs="Tahoma"/>
              <w:sz w:val="22"/>
              <w:szCs w:val="22"/>
              <w:lang w:val="en-US" w:eastAsia="en-US"/>
            </w:rPr>
          </w:rPrChange>
        </w:rPr>
        <w:fldChar w:fldCharType="separate"/>
      </w:r>
      <w:r w:rsidR="00A35E56" w:rsidRPr="004046EE">
        <w:rPr>
          <w:sz w:val="24"/>
          <w:szCs w:val="24"/>
          <w:rPrChange w:id="34" w:author="Abdul Ghanni" w:date="2015-10-14T19:59:00Z">
            <w:rPr/>
          </w:rPrChange>
        </w:rPr>
        <w:fldChar w:fldCharType="begin"/>
      </w:r>
      <w:r w:rsidR="00A35E56" w:rsidRPr="004046EE">
        <w:rPr>
          <w:sz w:val="24"/>
          <w:szCs w:val="24"/>
          <w:rPrChange w:id="35" w:author="Abdul Ghanni" w:date="2015-10-14T19:59:00Z">
            <w:rPr/>
          </w:rPrChange>
        </w:rPr>
        <w:instrText xml:space="preserve"> HYPERLINK \l "_Toc258279333" </w:instrText>
      </w:r>
      <w:r w:rsidR="00A35E56" w:rsidRPr="004046EE">
        <w:rPr>
          <w:sz w:val="24"/>
          <w:szCs w:val="24"/>
          <w:rPrChange w:id="36" w:author="Abdul Ghanni" w:date="2015-10-14T19:59:00Z">
            <w:rPr>
              <w:noProof/>
            </w:rPr>
          </w:rPrChange>
        </w:rPr>
        <w:fldChar w:fldCharType="separate"/>
      </w:r>
      <w:r w:rsidRPr="004046EE">
        <w:rPr>
          <w:rStyle w:val="Hyperlink"/>
          <w:rFonts w:ascii="Calibri" w:hAnsi="Calibri" w:cs="Tahoma"/>
          <w:noProof/>
          <w:sz w:val="24"/>
          <w:szCs w:val="24"/>
          <w:lang w:val="sv-SE"/>
          <w:rPrChange w:id="37" w:author="Abdul Ghanni" w:date="2015-10-14T19:59:00Z">
            <w:rPr>
              <w:rStyle w:val="Hyperlink"/>
              <w:rFonts w:ascii="Calibri" w:hAnsi="Calibri" w:cs="Tahoma"/>
              <w:noProof/>
              <w:sz w:val="24"/>
              <w:lang w:val="sv-SE"/>
            </w:rPr>
          </w:rPrChange>
        </w:rPr>
        <w:t>i  Daftar Isi</w:t>
      </w:r>
      <w:r w:rsidRPr="004046EE">
        <w:rPr>
          <w:noProof/>
          <w:webHidden/>
          <w:sz w:val="24"/>
          <w:szCs w:val="24"/>
          <w:rPrChange w:id="38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webHidden/>
          <w:sz w:val="24"/>
          <w:szCs w:val="24"/>
          <w:rPrChange w:id="39" w:author="Abdul Ghanni" w:date="2015-10-14T19:59:00Z">
            <w:rPr>
              <w:noProof/>
              <w:webHidden/>
            </w:rPr>
          </w:rPrChange>
        </w:rPr>
        <w:fldChar w:fldCharType="begin"/>
      </w:r>
      <w:r w:rsidRPr="004046EE">
        <w:rPr>
          <w:noProof/>
          <w:webHidden/>
          <w:sz w:val="24"/>
          <w:szCs w:val="24"/>
          <w:rPrChange w:id="40" w:author="Abdul Ghanni" w:date="2015-10-14T19:59:00Z">
            <w:rPr>
              <w:noProof/>
              <w:webHidden/>
            </w:rPr>
          </w:rPrChange>
        </w:rPr>
        <w:instrText xml:space="preserve"> PAGEREF _Toc258279333 \h </w:instrText>
      </w:r>
      <w:r w:rsidRPr="004046EE">
        <w:rPr>
          <w:noProof/>
          <w:webHidden/>
          <w:sz w:val="24"/>
          <w:szCs w:val="24"/>
          <w:rPrChange w:id="41" w:author="Abdul Ghanni" w:date="2015-10-14T19:59:00Z">
            <w:rPr>
              <w:noProof/>
              <w:webHidden/>
              <w:sz w:val="24"/>
              <w:szCs w:val="24"/>
            </w:rPr>
          </w:rPrChange>
        </w:rPr>
      </w:r>
      <w:r w:rsidRPr="004046EE">
        <w:rPr>
          <w:noProof/>
          <w:webHidden/>
          <w:sz w:val="24"/>
          <w:szCs w:val="24"/>
          <w:rPrChange w:id="42" w:author="Abdul Ghanni" w:date="2015-10-14T19:59:00Z">
            <w:rPr>
              <w:noProof/>
              <w:webHidden/>
            </w:rPr>
          </w:rPrChange>
        </w:rPr>
        <w:fldChar w:fldCharType="separate"/>
      </w:r>
      <w:r w:rsidRPr="004046EE">
        <w:rPr>
          <w:noProof/>
          <w:webHidden/>
          <w:sz w:val="24"/>
          <w:szCs w:val="24"/>
          <w:rPrChange w:id="43" w:author="Abdul Ghanni" w:date="2015-10-14T19:59:00Z">
            <w:rPr>
              <w:noProof/>
              <w:webHidden/>
            </w:rPr>
          </w:rPrChange>
        </w:rPr>
        <w:t>2</w:t>
      </w:r>
      <w:r w:rsidRPr="004046EE">
        <w:rPr>
          <w:noProof/>
          <w:webHidden/>
          <w:sz w:val="24"/>
          <w:szCs w:val="24"/>
          <w:rPrChange w:id="44" w:author="Abdul Ghanni" w:date="2015-10-14T19:59:00Z">
            <w:rPr>
              <w:noProof/>
              <w:webHidden/>
            </w:rPr>
          </w:rPrChange>
        </w:rPr>
        <w:fldChar w:fldCharType="end"/>
      </w:r>
      <w:r w:rsidR="00A35E56" w:rsidRPr="004046EE">
        <w:rPr>
          <w:noProof/>
          <w:sz w:val="24"/>
          <w:szCs w:val="24"/>
          <w:rPrChange w:id="45" w:author="Abdul Ghanni" w:date="2015-10-14T19:59:00Z">
            <w:rPr>
              <w:noProof/>
            </w:rPr>
          </w:rPrChange>
        </w:rPr>
        <w:fldChar w:fldCharType="end"/>
      </w:r>
    </w:p>
    <w:p w:rsidR="003702F5" w:rsidRPr="004046EE" w:rsidRDefault="00A35E56" w:rsidP="00856AE9">
      <w:pPr>
        <w:pStyle w:val="TOC1"/>
        <w:rPr>
          <w:sz w:val="24"/>
          <w:szCs w:val="24"/>
          <w:rPrChange w:id="46" w:author="Abdul Ghanni" w:date="2015-10-14T19:59:00Z">
            <w:rPr/>
          </w:rPrChange>
        </w:rPr>
      </w:pPr>
      <w:r w:rsidRPr="004046EE">
        <w:rPr>
          <w:sz w:val="24"/>
          <w:szCs w:val="24"/>
          <w:rPrChange w:id="47" w:author="Abdul Ghanni" w:date="2015-10-14T19:59:00Z">
            <w:rPr/>
          </w:rPrChange>
        </w:rPr>
        <w:fldChar w:fldCharType="begin"/>
      </w:r>
      <w:r w:rsidRPr="004046EE">
        <w:rPr>
          <w:sz w:val="24"/>
          <w:szCs w:val="24"/>
          <w:rPrChange w:id="48" w:author="Abdul Ghanni" w:date="2015-10-14T19:59:00Z">
            <w:rPr/>
          </w:rPrChange>
        </w:rPr>
        <w:instrText xml:space="preserve"> HYPERLINK \l "_Toc258279340" </w:instrText>
      </w:r>
      <w:r w:rsidRPr="004046EE">
        <w:rPr>
          <w:sz w:val="24"/>
          <w:szCs w:val="24"/>
          <w:rPrChange w:id="49" w:author="Abdul Ghanni" w:date="2015-10-14T19:59:00Z">
            <w:rPr>
              <w:noProof/>
            </w:rPr>
          </w:rPrChange>
        </w:rPr>
        <w:fldChar w:fldCharType="separate"/>
      </w:r>
      <w:r w:rsidR="003702F5" w:rsidRPr="004046EE">
        <w:rPr>
          <w:rStyle w:val="Hyperlink"/>
          <w:rFonts w:ascii="Calibri" w:hAnsi="Calibri" w:cs="Tahoma"/>
          <w:noProof/>
          <w:sz w:val="24"/>
          <w:szCs w:val="24"/>
          <w:rPrChange w:id="50" w:author="Abdul Ghanni" w:date="2015-10-14T19:59:00Z">
            <w:rPr>
              <w:rStyle w:val="Hyperlink"/>
              <w:rFonts w:ascii="Calibri" w:hAnsi="Calibri" w:cs="Tahoma"/>
              <w:noProof/>
              <w:sz w:val="24"/>
            </w:rPr>
          </w:rPrChange>
        </w:rPr>
        <w:t>1.</w:t>
      </w:r>
      <w:del w:id="51" w:author="Abdul Ghanni" w:date="2015-10-15T05:38:00Z">
        <w:r w:rsidR="003702F5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52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 xml:space="preserve"> </w:delText>
        </w:r>
        <w:r w:rsidR="003A1ACF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lang w:val="en-GB"/>
            <w:rPrChange w:id="53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  <w:lang w:val="en-GB"/>
              </w:rPr>
            </w:rPrChange>
          </w:rPr>
          <w:delText>Registrasi &amp; Login Akun Web HRIS Erlangga</w:delText>
        </w:r>
      </w:del>
      <w:ins w:id="54" w:author="Abdul Ghanni" w:date="2015-10-15T05:38:00Z">
        <w:r w:rsidR="003A4469">
          <w:rPr>
            <w:rStyle w:val="Hyperlink"/>
            <w:rFonts w:ascii="Calibri" w:hAnsi="Calibri" w:cs="Tahoma"/>
            <w:noProof/>
            <w:sz w:val="24"/>
            <w:szCs w:val="24"/>
          </w:rPr>
          <w:t>Pengajuan Permintaan SDM</w:t>
        </w:r>
      </w:ins>
      <w:r w:rsidR="003702F5" w:rsidRPr="004046EE">
        <w:rPr>
          <w:noProof/>
          <w:webHidden/>
          <w:sz w:val="24"/>
          <w:szCs w:val="24"/>
          <w:rPrChange w:id="55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sz w:val="24"/>
          <w:szCs w:val="24"/>
          <w:rPrChange w:id="56" w:author="Abdul Ghanni" w:date="2015-10-14T19:59:00Z">
            <w:rPr>
              <w:noProof/>
            </w:rPr>
          </w:rPrChange>
        </w:rPr>
        <w:fldChar w:fldCharType="end"/>
      </w:r>
      <w:r w:rsidR="00EC0287" w:rsidRPr="004046EE">
        <w:rPr>
          <w:sz w:val="24"/>
          <w:szCs w:val="24"/>
          <w:rPrChange w:id="57" w:author="Abdul Ghanni" w:date="2015-10-14T19:59:00Z">
            <w:rPr/>
          </w:rPrChange>
        </w:rPr>
        <w:t>3</w:t>
      </w:r>
    </w:p>
    <w:p w:rsidR="003702F5" w:rsidRPr="004046EE" w:rsidDel="003A4469" w:rsidRDefault="00A35E56">
      <w:pPr>
        <w:pStyle w:val="TOC1"/>
        <w:rPr>
          <w:del w:id="58" w:author="Abdul Ghanni" w:date="2015-10-15T05:37:00Z"/>
          <w:rFonts w:eastAsia="Times New Roman"/>
          <w:noProof/>
          <w:sz w:val="24"/>
          <w:szCs w:val="24"/>
          <w:lang w:eastAsia="en-US"/>
          <w:rPrChange w:id="59" w:author="Abdul Ghanni" w:date="2015-10-14T19:59:00Z">
            <w:rPr>
              <w:del w:id="60" w:author="Abdul Ghanni" w:date="2015-10-15T05:37:00Z"/>
              <w:rFonts w:eastAsia="Times New Roman"/>
              <w:noProof/>
              <w:lang w:eastAsia="en-US"/>
            </w:rPr>
          </w:rPrChange>
        </w:rPr>
      </w:pPr>
      <w:r w:rsidRPr="004046EE">
        <w:rPr>
          <w:sz w:val="24"/>
          <w:szCs w:val="24"/>
          <w:rPrChange w:id="61" w:author="Abdul Ghanni" w:date="2015-10-14T19:59:00Z">
            <w:rPr/>
          </w:rPrChange>
        </w:rPr>
        <w:fldChar w:fldCharType="begin"/>
      </w:r>
      <w:r w:rsidRPr="004046EE">
        <w:rPr>
          <w:sz w:val="24"/>
          <w:szCs w:val="24"/>
          <w:rPrChange w:id="62" w:author="Abdul Ghanni" w:date="2015-10-14T19:59:00Z">
            <w:rPr/>
          </w:rPrChange>
        </w:rPr>
        <w:instrText xml:space="preserve"> HYPERLINK \l "_Toc258279340" </w:instrText>
      </w:r>
      <w:r w:rsidRPr="004046EE">
        <w:rPr>
          <w:sz w:val="24"/>
          <w:szCs w:val="24"/>
          <w:rPrChange w:id="63" w:author="Abdul Ghanni" w:date="2015-10-14T19:59:00Z">
            <w:rPr>
              <w:noProof/>
            </w:rPr>
          </w:rPrChange>
        </w:rPr>
        <w:fldChar w:fldCharType="separate"/>
      </w:r>
      <w:r w:rsidR="003702F5" w:rsidRPr="004046EE">
        <w:rPr>
          <w:rStyle w:val="Hyperlink"/>
          <w:rFonts w:cs="Tahoma"/>
          <w:noProof/>
          <w:sz w:val="24"/>
          <w:szCs w:val="24"/>
          <w:rPrChange w:id="64" w:author="Abdul Ghanni" w:date="2015-10-14T19:59:00Z">
            <w:rPr>
              <w:rStyle w:val="Hyperlink"/>
              <w:rFonts w:cs="Tahoma"/>
              <w:noProof/>
              <w:sz w:val="24"/>
            </w:rPr>
          </w:rPrChange>
        </w:rPr>
        <w:t xml:space="preserve">2. </w:t>
      </w:r>
      <w:del w:id="65" w:author="Abdul Ghanni" w:date="2015-10-15T05:43:00Z">
        <w:r w:rsidR="003A1ACF" w:rsidRPr="004046EE" w:rsidDel="003A4469">
          <w:rPr>
            <w:rStyle w:val="Hyperlink"/>
            <w:rFonts w:cs="Tahoma"/>
            <w:noProof/>
            <w:sz w:val="24"/>
            <w:szCs w:val="24"/>
            <w:rPrChange w:id="66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Mengubah Informasi Pribadi dan Password</w:delText>
        </w:r>
      </w:del>
      <w:ins w:id="67" w:author="Abdul Ghanni" w:date="2015-10-15T05:43:00Z">
        <w:r w:rsidR="003A4469">
          <w:rPr>
            <w:rStyle w:val="Hyperlink"/>
            <w:rFonts w:ascii="Calibri" w:hAnsi="Calibri" w:cs="Tahoma"/>
            <w:noProof/>
            <w:sz w:val="24"/>
            <w:szCs w:val="24"/>
          </w:rPr>
          <w:t>Pengajuan Promosi, Demosi &amp; Mutasi untuk Bawahan</w:t>
        </w:r>
      </w:ins>
      <w:r w:rsidR="003702F5" w:rsidRPr="004046EE">
        <w:rPr>
          <w:noProof/>
          <w:webHidden/>
          <w:sz w:val="24"/>
          <w:szCs w:val="24"/>
          <w:rPrChange w:id="68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sz w:val="24"/>
          <w:szCs w:val="24"/>
          <w:rPrChange w:id="69" w:author="Abdul Ghanni" w:date="2015-10-14T19:59:00Z">
            <w:rPr>
              <w:noProof/>
            </w:rPr>
          </w:rPrChange>
        </w:rPr>
        <w:fldChar w:fldCharType="end"/>
      </w:r>
      <w:ins w:id="70" w:author="Abdul Ghanni" w:date="2015-10-15T05:43:00Z">
        <w:r w:rsidR="003A4469">
          <w:rPr>
            <w:sz w:val="24"/>
            <w:szCs w:val="24"/>
          </w:rPr>
          <w:t>10</w:t>
        </w:r>
      </w:ins>
      <w:del w:id="71" w:author="Abdul Ghanni" w:date="2015-10-15T05:43:00Z">
        <w:r w:rsidR="00685105" w:rsidRPr="004046EE" w:rsidDel="003A4469">
          <w:rPr>
            <w:sz w:val="24"/>
            <w:szCs w:val="24"/>
            <w:rPrChange w:id="72" w:author="Abdul Ghanni" w:date="2015-10-14T19:59:00Z">
              <w:rPr/>
            </w:rPrChange>
          </w:rPr>
          <w:delText>5</w:delText>
        </w:r>
      </w:del>
      <w:r w:rsidRPr="004046EE">
        <w:rPr>
          <w:sz w:val="24"/>
          <w:szCs w:val="24"/>
          <w:rPrChange w:id="73" w:author="Abdul Ghanni" w:date="2015-10-14T19:59:00Z">
            <w:rPr/>
          </w:rPrChange>
        </w:rPr>
        <w:fldChar w:fldCharType="begin"/>
      </w:r>
      <w:r w:rsidRPr="004046EE">
        <w:rPr>
          <w:sz w:val="24"/>
          <w:szCs w:val="24"/>
          <w:rPrChange w:id="74" w:author="Abdul Ghanni" w:date="2015-10-14T19:59:00Z">
            <w:rPr/>
          </w:rPrChange>
        </w:rPr>
        <w:instrText xml:space="preserve"> HYPERLINK \l "_Toc258279341" </w:instrText>
      </w:r>
      <w:r w:rsidRPr="004046EE">
        <w:rPr>
          <w:sz w:val="24"/>
          <w:szCs w:val="24"/>
          <w:rPrChange w:id="75" w:author="Abdul Ghanni" w:date="2015-10-14T19:59:00Z">
            <w:rPr/>
          </w:rPrChange>
        </w:rPr>
        <w:fldChar w:fldCharType="end"/>
      </w:r>
    </w:p>
    <w:p w:rsidR="003702F5" w:rsidRPr="004046EE" w:rsidDel="003A4469" w:rsidRDefault="00A35E56">
      <w:pPr>
        <w:pStyle w:val="TOC1"/>
        <w:rPr>
          <w:del w:id="76" w:author="Abdul Ghanni" w:date="2015-10-15T05:37:00Z"/>
          <w:rFonts w:eastAsia="Times New Roman"/>
          <w:noProof/>
          <w:sz w:val="24"/>
          <w:szCs w:val="24"/>
          <w:lang w:eastAsia="en-US"/>
          <w:rPrChange w:id="77" w:author="Abdul Ghanni" w:date="2015-10-14T19:59:00Z">
            <w:rPr>
              <w:del w:id="78" w:author="Abdul Ghanni" w:date="2015-10-15T05:37:00Z"/>
              <w:rFonts w:eastAsia="Times New Roman"/>
              <w:noProof/>
              <w:lang w:eastAsia="en-US"/>
            </w:rPr>
          </w:rPrChange>
        </w:rPr>
      </w:pPr>
      <w:del w:id="79" w:author="Abdul Ghanni" w:date="2015-10-15T05:37:00Z">
        <w:r w:rsidRPr="004046EE" w:rsidDel="003A4469">
          <w:rPr>
            <w:sz w:val="24"/>
            <w:szCs w:val="24"/>
            <w:rPrChange w:id="80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81" w:author="Abdul Ghanni" w:date="2015-10-14T19:59:00Z">
              <w:rPr/>
            </w:rPrChange>
          </w:rPr>
          <w:delInstrText xml:space="preserve"> HYPERLINK \l "_Toc258279342" </w:delInstrText>
        </w:r>
        <w:r w:rsidRPr="004046EE" w:rsidDel="003A4469">
          <w:rPr>
            <w:sz w:val="24"/>
            <w:szCs w:val="24"/>
            <w:rPrChange w:id="82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rPrChange w:id="83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3</w:delText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lang w:val="sv-SE"/>
            <w:rPrChange w:id="84" w:author="Abdul Ghanni" w:date="2015-10-14T19:59:00Z">
              <w:rPr>
                <w:rStyle w:val="Hyperlink"/>
                <w:rFonts w:cs="Tahoma"/>
                <w:noProof/>
                <w:sz w:val="24"/>
                <w:lang w:val="sv-SE"/>
              </w:rPr>
            </w:rPrChange>
          </w:rPr>
          <w:delText>.</w:delText>
        </w:r>
        <w:r w:rsidR="00F971B0" w:rsidRPr="004046EE" w:rsidDel="003A4469">
          <w:rPr>
            <w:rStyle w:val="Hyperlink"/>
            <w:rFonts w:cs="Tahoma"/>
            <w:noProof/>
            <w:sz w:val="24"/>
            <w:szCs w:val="24"/>
            <w:rPrChange w:id="85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 xml:space="preserve"> Halaman Depan / Dashboard Karyawan</w:delText>
        </w:r>
        <w:r w:rsidR="003702F5" w:rsidRPr="004046EE" w:rsidDel="003A4469">
          <w:rPr>
            <w:noProof/>
            <w:webHidden/>
            <w:sz w:val="24"/>
            <w:szCs w:val="24"/>
            <w:rPrChange w:id="86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87" w:author="Abdul Ghanni" w:date="2015-10-14T19:59:00Z">
              <w:rPr>
                <w:noProof/>
              </w:rPr>
            </w:rPrChange>
          </w:rPr>
          <w:fldChar w:fldCharType="end"/>
        </w:r>
        <w:r w:rsidR="00EC0287" w:rsidRPr="004046EE" w:rsidDel="003A4469">
          <w:rPr>
            <w:sz w:val="24"/>
            <w:szCs w:val="24"/>
            <w:rPrChange w:id="88" w:author="Abdul Ghanni" w:date="2015-10-14T19:59:00Z">
              <w:rPr/>
            </w:rPrChange>
          </w:rPr>
          <w:delText>9</w:delText>
        </w:r>
      </w:del>
    </w:p>
    <w:p w:rsidR="003702F5" w:rsidRPr="004046EE" w:rsidDel="003A4469" w:rsidRDefault="00A35E56">
      <w:pPr>
        <w:pStyle w:val="TOC1"/>
        <w:rPr>
          <w:del w:id="89" w:author="Abdul Ghanni" w:date="2015-10-15T05:37:00Z"/>
          <w:rFonts w:eastAsia="Times New Roman"/>
          <w:noProof/>
          <w:sz w:val="24"/>
          <w:szCs w:val="24"/>
          <w:lang w:eastAsia="en-US"/>
          <w:rPrChange w:id="90" w:author="Abdul Ghanni" w:date="2015-10-14T19:59:00Z">
            <w:rPr>
              <w:del w:id="91" w:author="Abdul Ghanni" w:date="2015-10-15T05:37:00Z"/>
              <w:rFonts w:eastAsia="Times New Roman"/>
              <w:noProof/>
              <w:lang w:eastAsia="en-US"/>
            </w:rPr>
          </w:rPrChange>
        </w:rPr>
      </w:pPr>
      <w:del w:id="92" w:author="Abdul Ghanni" w:date="2015-10-15T05:37:00Z">
        <w:r w:rsidRPr="004046EE" w:rsidDel="003A4469">
          <w:rPr>
            <w:sz w:val="24"/>
            <w:szCs w:val="24"/>
            <w:rPrChange w:id="93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94" w:author="Abdul Ghanni" w:date="2015-10-14T19:59:00Z">
              <w:rPr/>
            </w:rPrChange>
          </w:rPr>
          <w:delInstrText xml:space="preserve"> HYPERLINK \l "_Toc258279342" </w:delInstrText>
        </w:r>
        <w:r w:rsidRPr="004046EE" w:rsidDel="003A4469">
          <w:rPr>
            <w:sz w:val="24"/>
            <w:szCs w:val="24"/>
            <w:rPrChange w:id="95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rPrChange w:id="96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4</w:delText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lang w:val="sv-SE"/>
            <w:rPrChange w:id="97" w:author="Abdul Ghanni" w:date="2015-10-14T19:59:00Z">
              <w:rPr>
                <w:rStyle w:val="Hyperlink"/>
                <w:rFonts w:cs="Tahoma"/>
                <w:noProof/>
                <w:sz w:val="24"/>
                <w:lang w:val="sv-SE"/>
              </w:rPr>
            </w:rPrChange>
          </w:rPr>
          <w:delText xml:space="preserve">. </w:delText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98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Halaman Kehadiran</w:delText>
        </w:r>
        <w:r w:rsidR="003702F5" w:rsidRPr="004046EE" w:rsidDel="003A4469">
          <w:rPr>
            <w:noProof/>
            <w:webHidden/>
            <w:sz w:val="24"/>
            <w:szCs w:val="24"/>
            <w:rPrChange w:id="99" w:author="Abdul Ghanni" w:date="2015-10-14T19:59:00Z">
              <w:rPr>
                <w:noProof/>
                <w:webHidden/>
              </w:rPr>
            </w:rPrChange>
          </w:rPr>
          <w:tab/>
          <w:delText>1</w:delText>
        </w:r>
        <w:r w:rsidRPr="004046EE" w:rsidDel="003A4469">
          <w:rPr>
            <w:noProof/>
            <w:sz w:val="24"/>
            <w:szCs w:val="24"/>
            <w:rPrChange w:id="100" w:author="Abdul Ghanni" w:date="2015-10-14T19:59:00Z">
              <w:rPr>
                <w:noProof/>
              </w:rPr>
            </w:rPrChange>
          </w:rPr>
          <w:fldChar w:fldCharType="end"/>
        </w:r>
        <w:r w:rsidR="00EC0287" w:rsidRPr="004046EE" w:rsidDel="003A4469">
          <w:rPr>
            <w:sz w:val="24"/>
            <w:szCs w:val="24"/>
            <w:rPrChange w:id="101" w:author="Abdul Ghanni" w:date="2015-10-14T19:59:00Z">
              <w:rPr/>
            </w:rPrChange>
          </w:rPr>
          <w:delText>2</w:delText>
        </w:r>
      </w:del>
    </w:p>
    <w:p w:rsidR="003702F5" w:rsidRPr="004046EE" w:rsidDel="003A4469" w:rsidRDefault="00A35E56">
      <w:pPr>
        <w:pStyle w:val="TOC1"/>
        <w:rPr>
          <w:del w:id="102" w:author="Abdul Ghanni" w:date="2015-10-15T05:37:00Z"/>
          <w:sz w:val="24"/>
          <w:szCs w:val="24"/>
          <w:rPrChange w:id="103" w:author="Abdul Ghanni" w:date="2015-10-14T19:59:00Z">
            <w:rPr>
              <w:del w:id="104" w:author="Abdul Ghanni" w:date="2015-10-15T05:37:00Z"/>
            </w:rPr>
          </w:rPrChange>
        </w:rPr>
      </w:pPr>
      <w:del w:id="105" w:author="Abdul Ghanni" w:date="2015-10-15T05:37:00Z">
        <w:r w:rsidRPr="004046EE" w:rsidDel="003A4469">
          <w:rPr>
            <w:sz w:val="24"/>
            <w:szCs w:val="24"/>
            <w:rPrChange w:id="106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07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08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rPrChange w:id="109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 xml:space="preserve">5. </w:delText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10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Halman Kehadiran (Axapta)</w:delText>
        </w:r>
        <w:r w:rsidR="003702F5" w:rsidRPr="004046EE" w:rsidDel="003A4469">
          <w:rPr>
            <w:noProof/>
            <w:webHidden/>
            <w:sz w:val="24"/>
            <w:szCs w:val="24"/>
            <w:rPrChange w:id="111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12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13" w:author="Abdul Ghanni" w:date="2015-10-14T19:59:00Z">
              <w:rPr/>
            </w:rPrChange>
          </w:rPr>
          <w:delText>12</w:delText>
        </w:r>
      </w:del>
    </w:p>
    <w:p w:rsidR="00EC0287" w:rsidRPr="004046EE" w:rsidDel="003A4469" w:rsidRDefault="00A35E56">
      <w:pPr>
        <w:pStyle w:val="TOC1"/>
        <w:rPr>
          <w:del w:id="114" w:author="Abdul Ghanni" w:date="2015-10-15T05:37:00Z"/>
          <w:sz w:val="24"/>
          <w:szCs w:val="24"/>
          <w:rPrChange w:id="115" w:author="Abdul Ghanni" w:date="2015-10-14T19:59:00Z">
            <w:rPr>
              <w:del w:id="116" w:author="Abdul Ghanni" w:date="2015-10-15T05:37:00Z"/>
            </w:rPr>
          </w:rPrChange>
        </w:rPr>
      </w:pPr>
      <w:del w:id="117" w:author="Abdul Ghanni" w:date="2015-10-15T05:37:00Z">
        <w:r w:rsidRPr="004046EE" w:rsidDel="003A4469">
          <w:rPr>
            <w:sz w:val="24"/>
            <w:szCs w:val="24"/>
            <w:rPrChange w:id="118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19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20" w:author="Abdul Ghanni" w:date="2015-10-14T19:59:00Z">
              <w:rPr>
                <w:noProof/>
              </w:rPr>
            </w:rPrChange>
          </w:rPr>
          <w:fldChar w:fldCharType="separate"/>
        </w:r>
        <w:r w:rsidR="00EC0287" w:rsidRPr="004046EE" w:rsidDel="003A4469">
          <w:rPr>
            <w:rStyle w:val="Hyperlink"/>
            <w:rFonts w:cs="Tahoma"/>
            <w:noProof/>
            <w:sz w:val="24"/>
            <w:szCs w:val="24"/>
            <w:rPrChange w:id="121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6.</w:delText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22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Pengajuan Cuti</w:delText>
        </w:r>
        <w:r w:rsidR="00EC0287" w:rsidRPr="004046EE" w:rsidDel="003A4469">
          <w:rPr>
            <w:noProof/>
            <w:webHidden/>
            <w:sz w:val="24"/>
            <w:szCs w:val="24"/>
            <w:rPrChange w:id="123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24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25" w:author="Abdul Ghanni" w:date="2015-10-14T19:59:00Z">
              <w:rPr/>
            </w:rPrChange>
          </w:rPr>
          <w:delText>13</w:delText>
        </w:r>
      </w:del>
    </w:p>
    <w:p w:rsidR="00897511" w:rsidRPr="004046EE" w:rsidDel="003A4469" w:rsidRDefault="00A35E56">
      <w:pPr>
        <w:pStyle w:val="TOC1"/>
        <w:rPr>
          <w:del w:id="126" w:author="Abdul Ghanni" w:date="2015-10-15T05:37:00Z"/>
          <w:sz w:val="24"/>
          <w:szCs w:val="24"/>
          <w:rPrChange w:id="127" w:author="Abdul Ghanni" w:date="2015-10-14T19:59:00Z">
            <w:rPr>
              <w:del w:id="128" w:author="Abdul Ghanni" w:date="2015-10-15T05:37:00Z"/>
            </w:rPr>
          </w:rPrChange>
        </w:rPr>
      </w:pPr>
      <w:del w:id="129" w:author="Abdul Ghanni" w:date="2015-10-15T05:37:00Z">
        <w:r w:rsidRPr="004046EE" w:rsidDel="003A4469">
          <w:rPr>
            <w:sz w:val="24"/>
            <w:szCs w:val="24"/>
            <w:rPrChange w:id="130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31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32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33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7.Perjalanan Dinas</w:delText>
        </w:r>
        <w:r w:rsidR="00897511" w:rsidRPr="004046EE" w:rsidDel="003A4469">
          <w:rPr>
            <w:noProof/>
            <w:webHidden/>
            <w:sz w:val="24"/>
            <w:szCs w:val="24"/>
            <w:rPrChange w:id="134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35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36" w:author="Abdul Ghanni" w:date="2015-10-14T19:59:00Z">
              <w:rPr/>
            </w:rPrChange>
          </w:rPr>
          <w:delText>21</w:delText>
        </w:r>
      </w:del>
    </w:p>
    <w:p w:rsidR="00897511" w:rsidRPr="004046EE" w:rsidDel="003A4469" w:rsidRDefault="00A35E56">
      <w:pPr>
        <w:pStyle w:val="TOC1"/>
        <w:rPr>
          <w:del w:id="137" w:author="Abdul Ghanni" w:date="2015-10-15T05:37:00Z"/>
          <w:sz w:val="24"/>
          <w:szCs w:val="24"/>
          <w:rPrChange w:id="138" w:author="Abdul Ghanni" w:date="2015-10-14T19:59:00Z">
            <w:rPr>
              <w:del w:id="139" w:author="Abdul Ghanni" w:date="2015-10-15T05:37:00Z"/>
            </w:rPr>
          </w:rPrChange>
        </w:rPr>
      </w:pPr>
      <w:del w:id="140" w:author="Abdul Ghanni" w:date="2015-10-15T05:37:00Z">
        <w:r w:rsidRPr="004046EE" w:rsidDel="003A4469">
          <w:rPr>
            <w:sz w:val="24"/>
            <w:szCs w:val="24"/>
            <w:rPrChange w:id="141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42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43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44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 xml:space="preserve">8.Pengajuan Keterangan Tidak Absen </w:delText>
        </w:r>
        <w:r w:rsidR="00897511" w:rsidRPr="004046EE" w:rsidDel="003A4469">
          <w:rPr>
            <w:noProof/>
            <w:webHidden/>
            <w:sz w:val="24"/>
            <w:szCs w:val="24"/>
            <w:rPrChange w:id="145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46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47" w:author="Abdul Ghanni" w:date="2015-10-14T19:59:00Z">
              <w:rPr/>
            </w:rPrChange>
          </w:rPr>
          <w:delText>26</w:delText>
        </w:r>
      </w:del>
    </w:p>
    <w:p w:rsidR="00897511" w:rsidRPr="004046EE" w:rsidDel="003A4469" w:rsidRDefault="00A35E56">
      <w:pPr>
        <w:pStyle w:val="TOC1"/>
        <w:rPr>
          <w:del w:id="148" w:author="Abdul Ghanni" w:date="2015-10-15T05:37:00Z"/>
          <w:sz w:val="24"/>
          <w:szCs w:val="24"/>
          <w:rPrChange w:id="149" w:author="Abdul Ghanni" w:date="2015-10-14T19:59:00Z">
            <w:rPr>
              <w:del w:id="150" w:author="Abdul Ghanni" w:date="2015-10-15T05:37:00Z"/>
            </w:rPr>
          </w:rPrChange>
        </w:rPr>
      </w:pPr>
      <w:del w:id="151" w:author="Abdul Ghanni" w:date="2015-10-15T05:37:00Z">
        <w:r w:rsidRPr="004046EE" w:rsidDel="003A4469">
          <w:rPr>
            <w:sz w:val="24"/>
            <w:szCs w:val="24"/>
            <w:rPrChange w:id="152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53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54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55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9.Pengajuan Pengunduran Diri</w:delText>
        </w:r>
        <w:r w:rsidR="00897511" w:rsidRPr="004046EE" w:rsidDel="003A4469">
          <w:rPr>
            <w:noProof/>
            <w:webHidden/>
            <w:sz w:val="24"/>
            <w:szCs w:val="24"/>
            <w:rPrChange w:id="156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57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58" w:author="Abdul Ghanni" w:date="2015-10-14T19:59:00Z">
              <w:rPr/>
            </w:rPrChange>
          </w:rPr>
          <w:delText>31</w:delText>
        </w:r>
      </w:del>
    </w:p>
    <w:p w:rsidR="006716BD" w:rsidRPr="004046EE" w:rsidRDefault="00A35E56">
      <w:pPr>
        <w:pStyle w:val="TOC1"/>
        <w:rPr>
          <w:sz w:val="24"/>
          <w:szCs w:val="24"/>
          <w:rPrChange w:id="159" w:author="Abdul Ghanni" w:date="2015-10-14T19:59:00Z">
            <w:rPr/>
          </w:rPrChange>
        </w:rPr>
      </w:pPr>
      <w:del w:id="160" w:author="Abdul Ghanni" w:date="2015-10-15T05:37:00Z">
        <w:r w:rsidRPr="004046EE" w:rsidDel="003A4469">
          <w:rPr>
            <w:sz w:val="24"/>
            <w:szCs w:val="24"/>
            <w:rPrChange w:id="161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62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63" w:author="Abdul Ghanni" w:date="2015-10-14T19:59:00Z">
              <w:rPr>
                <w:noProof/>
              </w:rPr>
            </w:rPrChange>
          </w:rPr>
          <w:fldChar w:fldCharType="separate"/>
        </w:r>
        <w:r w:rsidR="006716BD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64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10.Lupa Password</w:delText>
        </w:r>
        <w:r w:rsidR="006716BD" w:rsidRPr="004046EE" w:rsidDel="003A4469">
          <w:rPr>
            <w:noProof/>
            <w:webHidden/>
            <w:sz w:val="24"/>
            <w:szCs w:val="24"/>
            <w:rPrChange w:id="165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66" w:author="Abdul Ghanni" w:date="2015-10-14T19:59:00Z">
              <w:rPr>
                <w:noProof/>
              </w:rPr>
            </w:rPrChange>
          </w:rPr>
          <w:fldChar w:fldCharType="end"/>
        </w:r>
        <w:r w:rsidR="00017538" w:rsidRPr="004046EE" w:rsidDel="003A4469">
          <w:rPr>
            <w:sz w:val="24"/>
            <w:szCs w:val="24"/>
            <w:rPrChange w:id="167" w:author="Abdul Ghanni" w:date="2015-10-14T19:59:00Z">
              <w:rPr/>
            </w:rPrChange>
          </w:rPr>
          <w:delText>39</w:delText>
        </w:r>
      </w:del>
    </w:p>
    <w:p w:rsidR="005D2199" w:rsidRPr="00B63580" w:rsidRDefault="005D2199" w:rsidP="005D2199">
      <w:pPr>
        <w:pStyle w:val="TOC1"/>
        <w:rPr>
          <w:ins w:id="168" w:author="Abdul Ghanni" w:date="2015-11-11T10:49:00Z"/>
          <w:sz w:val="24"/>
          <w:szCs w:val="24"/>
        </w:rPr>
      </w:pPr>
      <w:ins w:id="169" w:author="Abdul Ghanni" w:date="2015-11-11T10:49:00Z">
        <w:r w:rsidRPr="00B63580">
          <w:rPr>
            <w:b w:val="0"/>
            <w:sz w:val="24"/>
            <w:szCs w:val="24"/>
          </w:rPr>
          <w:fldChar w:fldCharType="begin"/>
        </w:r>
        <w:r w:rsidRPr="00B63580">
          <w:rPr>
            <w:b w:val="0"/>
            <w:sz w:val="24"/>
            <w:szCs w:val="24"/>
          </w:rPr>
          <w:instrText xml:space="preserve"> HYPERLINK \l "_Toc258279340" </w:instrText>
        </w:r>
        <w:r w:rsidRPr="00B63580">
          <w:rPr>
            <w:b w:val="0"/>
            <w:sz w:val="24"/>
            <w:szCs w:val="24"/>
          </w:rPr>
          <w:fldChar w:fldCharType="separate"/>
        </w:r>
        <w:r>
          <w:rPr>
            <w:rStyle w:val="Hyperlink"/>
            <w:rFonts w:cs="Tahoma"/>
            <w:b w:val="0"/>
            <w:noProof/>
            <w:sz w:val="24"/>
            <w:szCs w:val="24"/>
          </w:rPr>
          <w:t>3</w:t>
        </w:r>
        <w:r w:rsidRPr="00B63580">
          <w:rPr>
            <w:rStyle w:val="Hyperlink"/>
            <w:rFonts w:cs="Tahoma"/>
            <w:b w:val="0"/>
            <w:noProof/>
            <w:sz w:val="24"/>
            <w:szCs w:val="24"/>
          </w:rPr>
          <w:t xml:space="preserve">. </w:t>
        </w:r>
        <w:r>
          <w:rPr>
            <w:rStyle w:val="Hyperlink"/>
            <w:rFonts w:ascii="Calibri" w:hAnsi="Calibri" w:cs="Tahoma"/>
            <w:noProof/>
            <w:sz w:val="24"/>
            <w:szCs w:val="24"/>
          </w:rPr>
          <w:t xml:space="preserve">Pengajuan </w:t>
        </w:r>
      </w:ins>
      <w:ins w:id="170" w:author="Abdul Ghanni" w:date="2015-11-11T10:50:00Z">
        <w:r>
          <w:rPr>
            <w:rStyle w:val="Hyperlink"/>
            <w:rFonts w:ascii="Calibri" w:hAnsi="Calibri" w:cs="Tahoma"/>
            <w:noProof/>
            <w:sz w:val="24"/>
            <w:szCs w:val="24"/>
          </w:rPr>
          <w:t>Pengangkatan / Perubahan Status</w:t>
        </w:r>
      </w:ins>
      <w:ins w:id="171" w:author="Abdul Ghanni" w:date="2015-11-11T10:49:00Z">
        <w:r w:rsidRPr="00B63580">
          <w:rPr>
            <w:b w:val="0"/>
            <w:noProof/>
            <w:webHidden/>
            <w:sz w:val="24"/>
            <w:szCs w:val="24"/>
          </w:rPr>
          <w:tab/>
        </w:r>
        <w:r w:rsidRPr="00B63580">
          <w:rPr>
            <w:b w:val="0"/>
            <w:noProof/>
            <w:sz w:val="24"/>
            <w:szCs w:val="24"/>
          </w:rPr>
          <w:fldChar w:fldCharType="end"/>
        </w:r>
        <w:r w:rsidR="00615F7C">
          <w:rPr>
            <w:sz w:val="24"/>
            <w:szCs w:val="24"/>
          </w:rPr>
          <w:t>14</w:t>
        </w:r>
        <w:r w:rsidRPr="00B63580">
          <w:rPr>
            <w:b w:val="0"/>
            <w:sz w:val="24"/>
            <w:szCs w:val="24"/>
          </w:rPr>
          <w:fldChar w:fldCharType="begin"/>
        </w:r>
        <w:r w:rsidRPr="00B63580">
          <w:rPr>
            <w:b w:val="0"/>
            <w:sz w:val="24"/>
            <w:szCs w:val="24"/>
          </w:rPr>
          <w:instrText xml:space="preserve"> HYPERLINK \l "_Toc258279341" </w:instrText>
        </w:r>
        <w:r w:rsidRPr="00B63580">
          <w:rPr>
            <w:b w:val="0"/>
            <w:sz w:val="24"/>
            <w:szCs w:val="24"/>
          </w:rPr>
          <w:fldChar w:fldCharType="end"/>
        </w:r>
      </w:ins>
    </w:p>
    <w:p w:rsidR="005D2199" w:rsidRPr="00B63580" w:rsidRDefault="005D2199" w:rsidP="005D2199">
      <w:pPr>
        <w:pStyle w:val="TOC1"/>
        <w:rPr>
          <w:ins w:id="172" w:author="Abdul Ghanni" w:date="2015-11-11T10:49:00Z"/>
          <w:sz w:val="24"/>
          <w:szCs w:val="24"/>
        </w:rPr>
      </w:pPr>
      <w:ins w:id="173" w:author="Abdul Ghanni" w:date="2015-11-11T10:49:00Z">
        <w:r w:rsidRPr="00B63580">
          <w:rPr>
            <w:b w:val="0"/>
            <w:sz w:val="24"/>
            <w:szCs w:val="24"/>
          </w:rPr>
          <w:fldChar w:fldCharType="begin"/>
        </w:r>
        <w:r w:rsidRPr="00B63580">
          <w:rPr>
            <w:b w:val="0"/>
            <w:sz w:val="24"/>
            <w:szCs w:val="24"/>
          </w:rPr>
          <w:instrText xml:space="preserve"> HYPERLINK \l "_Toc258279340" </w:instrText>
        </w:r>
        <w:r w:rsidRPr="00B63580">
          <w:rPr>
            <w:b w:val="0"/>
            <w:sz w:val="24"/>
            <w:szCs w:val="24"/>
          </w:rPr>
          <w:fldChar w:fldCharType="separate"/>
        </w:r>
        <w:r>
          <w:rPr>
            <w:rStyle w:val="Hyperlink"/>
            <w:rFonts w:cs="Tahoma"/>
            <w:b w:val="0"/>
            <w:noProof/>
            <w:sz w:val="24"/>
            <w:szCs w:val="24"/>
          </w:rPr>
          <w:t>4</w:t>
        </w:r>
        <w:r w:rsidRPr="00B63580">
          <w:rPr>
            <w:rStyle w:val="Hyperlink"/>
            <w:rFonts w:cs="Tahoma"/>
            <w:b w:val="0"/>
            <w:noProof/>
            <w:sz w:val="24"/>
            <w:szCs w:val="24"/>
          </w:rPr>
          <w:t xml:space="preserve">. </w:t>
        </w:r>
        <w:r>
          <w:rPr>
            <w:rStyle w:val="Hyperlink"/>
            <w:rFonts w:ascii="Calibri" w:hAnsi="Calibri" w:cs="Tahoma"/>
            <w:noProof/>
            <w:sz w:val="24"/>
            <w:szCs w:val="24"/>
          </w:rPr>
          <w:t xml:space="preserve">Pengajuan </w:t>
        </w:r>
      </w:ins>
      <w:ins w:id="174" w:author="Abdul Ghanni" w:date="2015-11-11T10:50:00Z">
        <w:r>
          <w:rPr>
            <w:rStyle w:val="Hyperlink"/>
            <w:rFonts w:ascii="Calibri" w:hAnsi="Calibri" w:cs="Tahoma"/>
            <w:noProof/>
            <w:sz w:val="24"/>
            <w:szCs w:val="24"/>
          </w:rPr>
          <w:t>Perpanjangan Kontrak</w:t>
        </w:r>
      </w:ins>
      <w:ins w:id="175" w:author="Abdul Ghanni" w:date="2015-11-11T10:49:00Z">
        <w:r w:rsidRPr="00B63580">
          <w:rPr>
            <w:b w:val="0"/>
            <w:noProof/>
            <w:webHidden/>
            <w:sz w:val="24"/>
            <w:szCs w:val="24"/>
          </w:rPr>
          <w:tab/>
        </w:r>
        <w:r w:rsidRPr="00B63580">
          <w:rPr>
            <w:b w:val="0"/>
            <w:noProof/>
            <w:sz w:val="24"/>
            <w:szCs w:val="24"/>
          </w:rPr>
          <w:fldChar w:fldCharType="end"/>
        </w:r>
        <w:r w:rsidR="00615F7C">
          <w:rPr>
            <w:sz w:val="24"/>
            <w:szCs w:val="24"/>
          </w:rPr>
          <w:t>18</w:t>
        </w:r>
        <w:r w:rsidRPr="00B63580">
          <w:rPr>
            <w:b w:val="0"/>
            <w:sz w:val="24"/>
            <w:szCs w:val="24"/>
          </w:rPr>
          <w:fldChar w:fldCharType="begin"/>
        </w:r>
        <w:r w:rsidRPr="00B63580">
          <w:rPr>
            <w:b w:val="0"/>
            <w:sz w:val="24"/>
            <w:szCs w:val="24"/>
          </w:rPr>
          <w:instrText xml:space="preserve"> HYPERLINK \l "_Toc258279341" </w:instrText>
        </w:r>
        <w:r w:rsidRPr="00B63580">
          <w:rPr>
            <w:b w:val="0"/>
            <w:sz w:val="24"/>
            <w:szCs w:val="24"/>
          </w:rPr>
          <w:fldChar w:fldCharType="end"/>
        </w:r>
      </w:ins>
    </w:p>
    <w:p w:rsidR="005D2199" w:rsidRPr="00B63580" w:rsidRDefault="005D2199" w:rsidP="005D2199">
      <w:pPr>
        <w:pStyle w:val="TOC1"/>
        <w:rPr>
          <w:ins w:id="176" w:author="Abdul Ghanni" w:date="2015-11-11T10:49:00Z"/>
          <w:sz w:val="24"/>
          <w:szCs w:val="24"/>
        </w:rPr>
      </w:pPr>
      <w:ins w:id="177" w:author="Abdul Ghanni" w:date="2015-11-11T10:49:00Z">
        <w:r w:rsidRPr="00B63580">
          <w:rPr>
            <w:b w:val="0"/>
            <w:sz w:val="24"/>
            <w:szCs w:val="24"/>
          </w:rPr>
          <w:fldChar w:fldCharType="begin"/>
        </w:r>
        <w:r w:rsidRPr="00B63580">
          <w:rPr>
            <w:b w:val="0"/>
            <w:sz w:val="24"/>
            <w:szCs w:val="24"/>
          </w:rPr>
          <w:instrText xml:space="preserve"> HYPERLINK \l "_Toc258279340" </w:instrText>
        </w:r>
        <w:r w:rsidRPr="00B63580">
          <w:rPr>
            <w:b w:val="0"/>
            <w:sz w:val="24"/>
            <w:szCs w:val="24"/>
          </w:rPr>
          <w:fldChar w:fldCharType="separate"/>
        </w:r>
        <w:r>
          <w:rPr>
            <w:rStyle w:val="Hyperlink"/>
            <w:rFonts w:cs="Tahoma"/>
            <w:b w:val="0"/>
            <w:noProof/>
            <w:sz w:val="24"/>
            <w:szCs w:val="24"/>
          </w:rPr>
          <w:t>5</w:t>
        </w:r>
        <w:r w:rsidRPr="00B63580">
          <w:rPr>
            <w:rStyle w:val="Hyperlink"/>
            <w:rFonts w:cs="Tahoma"/>
            <w:b w:val="0"/>
            <w:noProof/>
            <w:sz w:val="24"/>
            <w:szCs w:val="24"/>
          </w:rPr>
          <w:t xml:space="preserve">. </w:t>
        </w:r>
        <w:r>
          <w:rPr>
            <w:rStyle w:val="Hyperlink"/>
            <w:rFonts w:ascii="Calibri" w:hAnsi="Calibri" w:cs="Tahoma"/>
            <w:noProof/>
            <w:sz w:val="24"/>
            <w:szCs w:val="24"/>
          </w:rPr>
          <w:t xml:space="preserve">Pengajuan </w:t>
        </w:r>
      </w:ins>
      <w:ins w:id="178" w:author="Abdul Ghanni" w:date="2015-11-11T10:50:00Z">
        <w:r>
          <w:rPr>
            <w:rStyle w:val="Hyperlink"/>
            <w:rFonts w:ascii="Calibri" w:hAnsi="Calibri" w:cs="Tahoma"/>
            <w:noProof/>
            <w:sz w:val="24"/>
            <w:szCs w:val="24"/>
          </w:rPr>
          <w:t>Rekomendasi Karyawan Keluar</w:t>
        </w:r>
      </w:ins>
      <w:ins w:id="179" w:author="Abdul Ghanni" w:date="2015-11-11T10:49:00Z">
        <w:r w:rsidRPr="00B63580">
          <w:rPr>
            <w:b w:val="0"/>
            <w:noProof/>
            <w:webHidden/>
            <w:sz w:val="24"/>
            <w:szCs w:val="24"/>
          </w:rPr>
          <w:tab/>
        </w:r>
        <w:r w:rsidRPr="00B63580">
          <w:rPr>
            <w:b w:val="0"/>
            <w:noProof/>
            <w:sz w:val="24"/>
            <w:szCs w:val="24"/>
          </w:rPr>
          <w:fldChar w:fldCharType="end"/>
        </w:r>
        <w:r w:rsidR="00615F7C">
          <w:rPr>
            <w:sz w:val="24"/>
            <w:szCs w:val="24"/>
          </w:rPr>
          <w:t>23</w:t>
        </w:r>
        <w:r w:rsidRPr="00B63580">
          <w:rPr>
            <w:b w:val="0"/>
            <w:sz w:val="24"/>
            <w:szCs w:val="24"/>
          </w:rPr>
          <w:fldChar w:fldCharType="begin"/>
        </w:r>
        <w:r w:rsidRPr="00B63580">
          <w:rPr>
            <w:b w:val="0"/>
            <w:sz w:val="24"/>
            <w:szCs w:val="24"/>
          </w:rPr>
          <w:instrText xml:space="preserve"> HYPERLINK \l "_Toc258279341" </w:instrText>
        </w:r>
        <w:r w:rsidRPr="00B63580">
          <w:rPr>
            <w:b w:val="0"/>
            <w:sz w:val="24"/>
            <w:szCs w:val="24"/>
          </w:rPr>
          <w:fldChar w:fldCharType="end"/>
        </w:r>
      </w:ins>
    </w:p>
    <w:p w:rsidR="005D2199" w:rsidRDefault="005D2199" w:rsidP="00897511">
      <w:pPr>
        <w:rPr>
          <w:ins w:id="180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1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2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3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4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5" w:author="Abdul Ghanni" w:date="2015-10-15T05:38:00Z"/>
          <w:sz w:val="24"/>
          <w:szCs w:val="24"/>
          <w:lang w:val="id-ID" w:eastAsia="ja-JP"/>
        </w:rPr>
      </w:pPr>
    </w:p>
    <w:p w:rsidR="003A4469" w:rsidRPr="004046EE" w:rsidRDefault="003A4469" w:rsidP="00897511">
      <w:pPr>
        <w:rPr>
          <w:sz w:val="24"/>
          <w:szCs w:val="24"/>
          <w:lang w:val="id-ID" w:eastAsia="ja-JP"/>
          <w:rPrChange w:id="186" w:author="Abdul Ghanni" w:date="2015-10-14T19:59:00Z">
            <w:rPr>
              <w:lang w:val="id-ID" w:eastAsia="ja-JP"/>
            </w:rPr>
          </w:rPrChange>
        </w:rPr>
      </w:pPr>
    </w:p>
    <w:p w:rsidR="00897511" w:rsidRPr="004046EE" w:rsidRDefault="00897511" w:rsidP="00897511">
      <w:pPr>
        <w:rPr>
          <w:sz w:val="24"/>
          <w:szCs w:val="24"/>
          <w:lang w:val="id-ID" w:eastAsia="ja-JP"/>
          <w:rPrChange w:id="187" w:author="Abdul Ghanni" w:date="2015-10-14T19:59:00Z">
            <w:rPr>
              <w:lang w:val="id-ID" w:eastAsia="ja-JP"/>
            </w:rPr>
          </w:rPrChange>
        </w:rPr>
      </w:pPr>
    </w:p>
    <w:p w:rsidR="00EC0287" w:rsidRPr="004046EE" w:rsidRDefault="00EC0287" w:rsidP="00EC0287">
      <w:pPr>
        <w:rPr>
          <w:sz w:val="24"/>
          <w:szCs w:val="24"/>
          <w:lang w:eastAsia="ja-JP"/>
          <w:rPrChange w:id="188" w:author="Abdul Ghanni" w:date="2015-10-14T19:59:00Z">
            <w:rPr>
              <w:lang w:eastAsia="ja-JP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89" w:author="Abdul Ghanni" w:date="2015-10-14T19:59:00Z">
            <w:rPr>
              <w:b/>
            </w:rPr>
          </w:rPrChange>
        </w:rPr>
      </w:pPr>
      <w:r w:rsidRPr="004046EE">
        <w:rPr>
          <w:rFonts w:cs="Tahoma"/>
          <w:b/>
          <w:sz w:val="24"/>
          <w:szCs w:val="24"/>
          <w:rPrChange w:id="190" w:author="Abdul Ghanni" w:date="2015-10-14T19:59:00Z">
            <w:rPr>
              <w:rFonts w:cs="Tahoma"/>
              <w:b/>
            </w:rPr>
          </w:rPrChange>
        </w:rPr>
        <w:fldChar w:fldCharType="end"/>
      </w:r>
    </w:p>
    <w:p w:rsidR="003702F5" w:rsidRPr="004046EE" w:rsidRDefault="00F971B0" w:rsidP="00F971B0">
      <w:pPr>
        <w:tabs>
          <w:tab w:val="left" w:pos="2617"/>
        </w:tabs>
        <w:spacing w:line="240" w:lineRule="auto"/>
        <w:rPr>
          <w:b/>
          <w:sz w:val="24"/>
          <w:szCs w:val="24"/>
          <w:rPrChange w:id="191" w:author="Abdul Ghanni" w:date="2015-10-14T19:59:00Z">
            <w:rPr>
              <w:b/>
            </w:rPr>
          </w:rPrChange>
        </w:rPr>
      </w:pPr>
      <w:r w:rsidRPr="004046EE">
        <w:rPr>
          <w:b/>
          <w:sz w:val="24"/>
          <w:szCs w:val="24"/>
          <w:rPrChange w:id="192" w:author="Abdul Ghanni" w:date="2015-10-14T19:59:00Z">
            <w:rPr>
              <w:b/>
            </w:rPr>
          </w:rPrChange>
        </w:rPr>
        <w:tab/>
      </w: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93" w:author="Abdul Ghanni" w:date="2015-10-14T19:59:00Z">
            <w:rPr>
              <w:b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94" w:author="Abdul Ghanni" w:date="2015-10-14T19:59:00Z">
            <w:rPr>
              <w:b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5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6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7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8" w:author="Abdul Ghanni" w:date="2015-10-14T19:59:00Z">
            <w:rPr>
              <w:b/>
              <w:lang w:val="id-ID"/>
            </w:rPr>
          </w:rPrChange>
        </w:rPr>
      </w:pPr>
    </w:p>
    <w:p w:rsidR="00EC0287" w:rsidRPr="004046EE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199" w:author="Abdul Ghanni" w:date="2015-10-14T19:59:00Z">
            <w:rPr>
              <w:b/>
              <w:sz w:val="28"/>
              <w:szCs w:val="28"/>
            </w:rPr>
          </w:rPrChange>
        </w:rPr>
      </w:pPr>
    </w:p>
    <w:p w:rsidR="00EC0287" w:rsidRPr="004046EE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200" w:author="Abdul Ghanni" w:date="2015-10-14T19:59:00Z">
            <w:rPr>
              <w:b/>
              <w:sz w:val="28"/>
              <w:szCs w:val="28"/>
            </w:rPr>
          </w:rPrChange>
        </w:rPr>
      </w:pPr>
    </w:p>
    <w:p w:rsidR="00EC0287" w:rsidRPr="004046EE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201" w:author="Abdul Ghanni" w:date="2015-10-14T19:59:00Z">
            <w:rPr>
              <w:b/>
              <w:sz w:val="28"/>
              <w:szCs w:val="28"/>
            </w:rPr>
          </w:rPrChange>
        </w:rPr>
      </w:pPr>
    </w:p>
    <w:p w:rsidR="00EC0287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ins w:id="202" w:author="Abdul Ghanni" w:date="2015-10-15T05:38:00Z"/>
          <w:b/>
          <w:sz w:val="24"/>
          <w:szCs w:val="24"/>
        </w:rPr>
      </w:pPr>
    </w:p>
    <w:p w:rsidR="003A4469" w:rsidRPr="004046EE" w:rsidRDefault="003A4469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203" w:author="Abdul Ghanni" w:date="2015-10-14T19:59:00Z">
            <w:rPr>
              <w:b/>
              <w:sz w:val="28"/>
              <w:szCs w:val="28"/>
            </w:rPr>
          </w:rPrChange>
        </w:rPr>
      </w:pPr>
    </w:p>
    <w:p w:rsidR="003F6D4F" w:rsidRPr="004046EE" w:rsidRDefault="003A4469" w:rsidP="003F6D4F">
      <w:pPr>
        <w:pStyle w:val="ListParagraph"/>
        <w:numPr>
          <w:ilvl w:val="0"/>
          <w:numId w:val="28"/>
        </w:numPr>
        <w:tabs>
          <w:tab w:val="left" w:pos="450"/>
        </w:tabs>
        <w:spacing w:before="240" w:line="360" w:lineRule="auto"/>
        <w:jc w:val="both"/>
        <w:rPr>
          <w:b/>
          <w:sz w:val="24"/>
          <w:szCs w:val="24"/>
          <w:lang w:val="id-ID"/>
          <w:rPrChange w:id="204" w:author="Abdul Ghanni" w:date="2015-10-14T19:59:00Z">
            <w:rPr>
              <w:b/>
              <w:sz w:val="28"/>
              <w:szCs w:val="28"/>
              <w:lang w:val="id-ID"/>
            </w:rPr>
          </w:rPrChange>
        </w:rPr>
      </w:pPr>
      <w:ins w:id="205" w:author="Abdul Ghanni" w:date="2015-10-15T05:38:00Z">
        <w:r>
          <w:rPr>
            <w:b/>
            <w:sz w:val="24"/>
            <w:szCs w:val="24"/>
            <w:lang w:val="id-ID"/>
          </w:rPr>
          <w:t>P</w:t>
        </w:r>
      </w:ins>
      <w:del w:id="206" w:author="Abdul Ghanni" w:date="2015-10-15T05:38:00Z">
        <w:r w:rsidR="003F6D4F" w:rsidRPr="004046EE" w:rsidDel="003A4469">
          <w:rPr>
            <w:b/>
            <w:sz w:val="24"/>
            <w:szCs w:val="24"/>
            <w:lang w:val="id-ID"/>
            <w:rPrChange w:id="207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delText>M</w:delText>
        </w:r>
      </w:del>
      <w:r w:rsidR="003F6D4F" w:rsidRPr="004046EE">
        <w:rPr>
          <w:b/>
          <w:sz w:val="24"/>
          <w:szCs w:val="24"/>
          <w:lang w:val="id-ID"/>
          <w:rPrChange w:id="208" w:author="Abdul Ghanni" w:date="2015-10-14T19:59:00Z">
            <w:rPr>
              <w:b/>
              <w:sz w:val="28"/>
              <w:szCs w:val="28"/>
              <w:lang w:val="id-ID"/>
            </w:rPr>
          </w:rPrChange>
        </w:rPr>
        <w:t>engaju</w:t>
      </w:r>
      <w:del w:id="209" w:author="Abdul Ghanni" w:date="2015-10-15T05:38:00Z">
        <w:r w:rsidR="003F6D4F" w:rsidRPr="004046EE" w:rsidDel="003A4469">
          <w:rPr>
            <w:b/>
            <w:sz w:val="24"/>
            <w:szCs w:val="24"/>
            <w:lang w:val="id-ID"/>
            <w:rPrChange w:id="210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delText>k</w:delText>
        </w:r>
      </w:del>
      <w:r w:rsidR="003F6D4F" w:rsidRPr="004046EE">
        <w:rPr>
          <w:b/>
          <w:sz w:val="24"/>
          <w:szCs w:val="24"/>
          <w:lang w:val="id-ID"/>
          <w:rPrChange w:id="211" w:author="Abdul Ghanni" w:date="2015-10-14T19:59:00Z">
            <w:rPr>
              <w:b/>
              <w:sz w:val="28"/>
              <w:szCs w:val="28"/>
              <w:lang w:val="id-ID"/>
            </w:rPr>
          </w:rPrChange>
        </w:rPr>
        <w:t xml:space="preserve">an </w:t>
      </w:r>
      <w:r w:rsidR="000A4531" w:rsidRPr="004046EE">
        <w:rPr>
          <w:b/>
          <w:sz w:val="24"/>
          <w:szCs w:val="24"/>
          <w:lang w:val="id-ID"/>
          <w:rPrChange w:id="212" w:author="Abdul Ghanni" w:date="2015-10-14T19:59:00Z">
            <w:rPr>
              <w:b/>
              <w:sz w:val="28"/>
              <w:szCs w:val="28"/>
              <w:lang w:val="id-ID"/>
            </w:rPr>
          </w:rPrChange>
        </w:rPr>
        <w:t>Permintaan SDM Baru</w:t>
      </w:r>
    </w:p>
    <w:p w:rsidR="008C0A18" w:rsidRPr="004046EE" w:rsidRDefault="00126A94" w:rsidP="008C0A18">
      <w:pPr>
        <w:pStyle w:val="ListParagraph"/>
        <w:tabs>
          <w:tab w:val="left" w:pos="450"/>
        </w:tabs>
        <w:spacing w:before="240" w:line="360" w:lineRule="auto"/>
        <w:ind w:left="810"/>
        <w:jc w:val="both"/>
        <w:rPr>
          <w:sz w:val="24"/>
          <w:szCs w:val="24"/>
          <w:lang w:val="id-ID"/>
          <w:rPrChange w:id="213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14" w:author="Abdul Ghanni" w:date="2015-10-14T19:59:00Z">
            <w:rPr>
              <w:sz w:val="24"/>
              <w:szCs w:val="28"/>
              <w:lang w:val="id-ID"/>
            </w:rPr>
          </w:rPrChange>
        </w:rPr>
        <w:t>Langkah mengajukan permintaan SDM Baru :</w:t>
      </w:r>
    </w:p>
    <w:p w:rsidR="00126A94" w:rsidRPr="004046EE" w:rsidRDefault="00126A94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sz w:val="24"/>
          <w:szCs w:val="24"/>
          <w:lang w:val="id-ID"/>
          <w:rPrChange w:id="215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16" w:author="Abdul Ghanni" w:date="2015-10-14T19:59:00Z">
            <w:rPr>
              <w:sz w:val="24"/>
              <w:szCs w:val="28"/>
              <w:lang w:val="id-ID"/>
            </w:rPr>
          </w:rPrChange>
        </w:rPr>
        <w:t>Buka menu Permintaan SDM</w:t>
      </w:r>
      <w:del w:id="217" w:author="Abdul Ghanni" w:date="2015-10-15T05:38:00Z">
        <w:r w:rsidRPr="004046EE" w:rsidDel="003A4469">
          <w:rPr>
            <w:sz w:val="24"/>
            <w:szCs w:val="24"/>
            <w:lang w:val="id-ID"/>
            <w:rPrChange w:id="218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 Baru</w:delText>
        </w:r>
      </w:del>
      <w:r w:rsidRPr="004046EE">
        <w:rPr>
          <w:sz w:val="24"/>
          <w:szCs w:val="24"/>
          <w:lang w:val="id-ID"/>
          <w:rPrChange w:id="219" w:author="Abdul Ghanni" w:date="2015-10-14T19:59:00Z">
            <w:rPr>
              <w:sz w:val="24"/>
              <w:szCs w:val="28"/>
              <w:lang w:val="id-ID"/>
            </w:rPr>
          </w:rPrChange>
        </w:rPr>
        <w:t>.</w:t>
      </w:r>
    </w:p>
    <w:p w:rsidR="00126A94" w:rsidRPr="004046EE" w:rsidRDefault="00126A94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sz w:val="24"/>
          <w:szCs w:val="24"/>
          <w:lang w:val="id-ID"/>
          <w:rPrChange w:id="220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21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Tekan tombol </w:t>
      </w:r>
      <w:proofErr w:type="spellStart"/>
      <w:r w:rsidRPr="004046EE">
        <w:rPr>
          <w:sz w:val="24"/>
          <w:szCs w:val="24"/>
          <w:lang w:val="id-ID"/>
          <w:rPrChange w:id="222" w:author="Abdul Ghanni" w:date="2015-10-14T19:59:00Z">
            <w:rPr>
              <w:sz w:val="24"/>
              <w:szCs w:val="28"/>
              <w:lang w:val="id-ID"/>
            </w:rPr>
          </w:rPrChange>
        </w:rPr>
        <w:t>add</w:t>
      </w:r>
      <w:proofErr w:type="spellEnd"/>
      <w:r w:rsidRPr="004046EE">
        <w:rPr>
          <w:sz w:val="24"/>
          <w:szCs w:val="24"/>
          <w:lang w:val="id-ID"/>
          <w:rPrChange w:id="223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yang ada di pojok atas kanan halaman.</w:t>
      </w:r>
    </w:p>
    <w:p w:rsidR="00126A94" w:rsidRPr="004046EE" w:rsidRDefault="00126A94" w:rsidP="00126A94">
      <w:pPr>
        <w:tabs>
          <w:tab w:val="left" w:pos="450"/>
        </w:tabs>
        <w:spacing w:before="240" w:line="240" w:lineRule="auto"/>
        <w:rPr>
          <w:sz w:val="24"/>
          <w:szCs w:val="24"/>
          <w:lang w:val="id-ID"/>
          <w:rPrChange w:id="224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noProof/>
          <w:sz w:val="24"/>
          <w:szCs w:val="24"/>
          <w:rPrChange w:id="225" w:author="Abdul Ghanni" w:date="2015-10-14T19:59:00Z">
            <w:rPr>
              <w:noProof/>
              <w:sz w:val="24"/>
              <w:szCs w:val="28"/>
            </w:rPr>
          </w:rPrChange>
        </w:rPr>
        <w:drawing>
          <wp:inline distT="0" distB="0" distL="0" distR="0">
            <wp:extent cx="5939790" cy="1311965"/>
            <wp:effectExtent l="0" t="0" r="3810" b="2540"/>
            <wp:docPr id="2" name="Picture 2" descr="C:\Users\abdu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dul\AppData\Local\Microsoft\Windows\INetCache\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79"/>
                    <a:stretch/>
                  </pic:blipFill>
                  <pic:spPr bwMode="auto">
                    <a:xfrm>
                      <a:off x="0" y="0"/>
                      <a:ext cx="5939790" cy="131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A94" w:rsidRPr="004046EE" w:rsidRDefault="00126A94" w:rsidP="00126A94">
      <w:pPr>
        <w:tabs>
          <w:tab w:val="left" w:pos="450"/>
        </w:tabs>
        <w:spacing w:before="240" w:line="360" w:lineRule="auto"/>
        <w:jc w:val="center"/>
        <w:rPr>
          <w:sz w:val="24"/>
          <w:szCs w:val="24"/>
          <w:lang w:val="id-ID"/>
          <w:rPrChange w:id="226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i/>
          <w:sz w:val="24"/>
          <w:szCs w:val="24"/>
          <w:lang w:val="id-ID"/>
          <w:rPrChange w:id="227" w:author="Abdul Ghanni" w:date="2015-10-14T19:59:00Z">
            <w:rPr>
              <w:i/>
              <w:szCs w:val="28"/>
              <w:lang w:val="id-ID"/>
            </w:rPr>
          </w:rPrChange>
        </w:rPr>
        <w:t>Gambar 1.1</w:t>
      </w:r>
    </w:p>
    <w:p w:rsidR="00126A94" w:rsidRPr="004046EE" w:rsidRDefault="00126A94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sz w:val="24"/>
          <w:szCs w:val="24"/>
          <w:lang w:val="id-ID"/>
          <w:rPrChange w:id="228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29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Di halaman </w:t>
      </w:r>
      <w:proofErr w:type="spellStart"/>
      <w:r w:rsidRPr="004046EE">
        <w:rPr>
          <w:sz w:val="24"/>
          <w:szCs w:val="24"/>
          <w:lang w:val="id-ID"/>
          <w:rPrChange w:id="230" w:author="Abdul Ghanni" w:date="2015-10-14T19:59:00Z">
            <w:rPr>
              <w:sz w:val="24"/>
              <w:szCs w:val="28"/>
              <w:lang w:val="id-ID"/>
            </w:rPr>
          </w:rPrChange>
        </w:rPr>
        <w:t>input</w:t>
      </w:r>
      <w:proofErr w:type="spellEnd"/>
      <w:r w:rsidRPr="004046EE">
        <w:rPr>
          <w:sz w:val="24"/>
          <w:szCs w:val="24"/>
          <w:lang w:val="id-ID"/>
          <w:rPrChange w:id="231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permintaan SDM Baru, isi data sesuai permintaan yang akan diajukan lalu pilih atasan yang diperlukan untuk </w:t>
      </w:r>
      <w:proofErr w:type="spellStart"/>
      <w:r w:rsidRPr="004046EE">
        <w:rPr>
          <w:sz w:val="24"/>
          <w:szCs w:val="24"/>
          <w:lang w:val="id-ID"/>
          <w:rPrChange w:id="232" w:author="Abdul Ghanni" w:date="2015-10-14T19:59:00Z">
            <w:rPr>
              <w:sz w:val="24"/>
              <w:szCs w:val="28"/>
              <w:lang w:val="id-ID"/>
            </w:rPr>
          </w:rPrChange>
        </w:rPr>
        <w:t>approval</w:t>
      </w:r>
      <w:proofErr w:type="spellEnd"/>
      <w:r w:rsidRPr="004046EE">
        <w:rPr>
          <w:sz w:val="24"/>
          <w:szCs w:val="24"/>
          <w:lang w:val="id-ID"/>
          <w:rPrChange w:id="233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pengajuan.</w:t>
      </w:r>
    </w:p>
    <w:p w:rsidR="00126A94" w:rsidRPr="004046EE" w:rsidRDefault="00126A94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ins w:id="234" w:author="Abdul Ghanni" w:date="2015-10-14T19:44:00Z"/>
          <w:sz w:val="24"/>
          <w:szCs w:val="24"/>
          <w:lang w:val="id-ID"/>
          <w:rPrChange w:id="235" w:author="Abdul Ghanni" w:date="2015-10-14T19:59:00Z">
            <w:rPr>
              <w:ins w:id="236" w:author="Abdul Ghanni" w:date="2015-10-14T19:44:00Z"/>
              <w:sz w:val="24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237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Jika data sudah terisi dan atasan sudah dipilih maka tekan tombol </w:t>
      </w:r>
      <w:proofErr w:type="spellStart"/>
      <w:r w:rsidRPr="004046EE">
        <w:rPr>
          <w:sz w:val="24"/>
          <w:szCs w:val="24"/>
          <w:lang w:val="id-ID"/>
          <w:rPrChange w:id="238" w:author="Abdul Ghanni" w:date="2015-10-14T19:59:00Z">
            <w:rPr>
              <w:sz w:val="24"/>
              <w:szCs w:val="28"/>
              <w:lang w:val="id-ID"/>
            </w:rPr>
          </w:rPrChange>
        </w:rPr>
        <w:t>save</w:t>
      </w:r>
      <w:proofErr w:type="spellEnd"/>
      <w:r w:rsidRPr="004046EE">
        <w:rPr>
          <w:sz w:val="24"/>
          <w:szCs w:val="24"/>
          <w:lang w:val="id-ID"/>
          <w:rPrChange w:id="239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untuk menyimpan data dan mengirim permintaan </w:t>
      </w:r>
      <w:proofErr w:type="spellStart"/>
      <w:r w:rsidRPr="004046EE">
        <w:rPr>
          <w:sz w:val="24"/>
          <w:szCs w:val="24"/>
          <w:lang w:val="id-ID"/>
          <w:rPrChange w:id="240" w:author="Abdul Ghanni" w:date="2015-10-14T19:59:00Z">
            <w:rPr>
              <w:sz w:val="24"/>
              <w:szCs w:val="28"/>
              <w:lang w:val="id-ID"/>
            </w:rPr>
          </w:rPrChange>
        </w:rPr>
        <w:t>approval</w:t>
      </w:r>
      <w:proofErr w:type="spellEnd"/>
      <w:r w:rsidRPr="004046EE">
        <w:rPr>
          <w:sz w:val="24"/>
          <w:szCs w:val="24"/>
          <w:lang w:val="id-ID"/>
          <w:rPrChange w:id="241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ke atasan dan HRD.</w:t>
      </w:r>
    </w:p>
    <w:p w:rsidR="00BF40B7" w:rsidRPr="004046EE" w:rsidRDefault="00BF40B7" w:rsidP="00126A94">
      <w:pPr>
        <w:pStyle w:val="ListParagraph"/>
        <w:numPr>
          <w:ilvl w:val="1"/>
          <w:numId w:val="28"/>
        </w:numPr>
        <w:tabs>
          <w:tab w:val="left" w:pos="450"/>
        </w:tabs>
        <w:spacing w:before="240" w:line="360" w:lineRule="auto"/>
        <w:jc w:val="both"/>
        <w:rPr>
          <w:sz w:val="24"/>
          <w:szCs w:val="24"/>
          <w:lang w:val="id-ID"/>
          <w:rPrChange w:id="242" w:author="Abdul Ghanni" w:date="2015-10-14T19:59:00Z">
            <w:rPr>
              <w:sz w:val="24"/>
              <w:szCs w:val="28"/>
              <w:lang w:val="id-ID"/>
            </w:rPr>
          </w:rPrChange>
        </w:rPr>
      </w:pPr>
      <w:ins w:id="243" w:author="Abdul Ghanni" w:date="2015-10-14T19:44:00Z">
        <w:r w:rsidRPr="004046EE">
          <w:rPr>
            <w:sz w:val="24"/>
            <w:szCs w:val="24"/>
            <w:lang w:val="id-ID"/>
            <w:rPrChange w:id="244" w:author="Abdul Ghanni" w:date="2015-10-14T19:59:00Z">
              <w:rPr>
                <w:sz w:val="24"/>
                <w:szCs w:val="28"/>
                <w:lang w:val="id-ID"/>
              </w:rPr>
            </w:rPrChange>
          </w:rPr>
          <w:t xml:space="preserve">Jika data sudah tersimpan dan notifikasi ke atasan dan HRD sudah terkirim maka </w:t>
        </w:r>
      </w:ins>
      <w:ins w:id="245" w:author="Abdul Ghanni" w:date="2015-10-14T19:45:00Z">
        <w:r w:rsidRPr="004046EE">
          <w:rPr>
            <w:sz w:val="24"/>
            <w:szCs w:val="24"/>
            <w:lang w:val="id-ID"/>
            <w:rPrChange w:id="246" w:author="Abdul Ghanni" w:date="2015-10-14T19:59:00Z">
              <w:rPr>
                <w:sz w:val="24"/>
                <w:szCs w:val="28"/>
                <w:lang w:val="id-ID"/>
              </w:rPr>
            </w:rPrChange>
          </w:rPr>
          <w:t>Anda</w:t>
        </w:r>
      </w:ins>
      <w:ins w:id="247" w:author="Abdul Ghanni" w:date="2015-10-14T19:44:00Z">
        <w:r w:rsidRPr="004046EE">
          <w:rPr>
            <w:sz w:val="24"/>
            <w:szCs w:val="24"/>
            <w:lang w:val="id-ID"/>
            <w:rPrChange w:id="248" w:author="Abdul Ghanni" w:date="2015-10-14T19:59:00Z">
              <w:rPr>
                <w:sz w:val="24"/>
                <w:szCs w:val="28"/>
                <w:lang w:val="id-ID"/>
              </w:rPr>
            </w:rPrChange>
          </w:rPr>
          <w:t xml:space="preserve"> </w:t>
        </w:r>
      </w:ins>
      <w:ins w:id="249" w:author="Abdul Ghanni" w:date="2015-10-14T19:45:00Z">
        <w:r w:rsidRPr="004046EE">
          <w:rPr>
            <w:sz w:val="24"/>
            <w:szCs w:val="24"/>
            <w:lang w:val="id-ID"/>
            <w:rPrChange w:id="250" w:author="Abdul Ghanni" w:date="2015-10-14T19:59:00Z">
              <w:rPr>
                <w:sz w:val="24"/>
                <w:szCs w:val="28"/>
                <w:lang w:val="id-ID"/>
              </w:rPr>
            </w:rPrChange>
          </w:rPr>
          <w:t>akan diarahkan ke halaman depan Permintaan SDM.</w:t>
        </w:r>
      </w:ins>
    </w:p>
    <w:p w:rsidR="00126A94" w:rsidRPr="004046EE" w:rsidRDefault="00DE0980">
      <w:pPr>
        <w:tabs>
          <w:tab w:val="left" w:pos="450"/>
        </w:tabs>
        <w:spacing w:before="240" w:line="240" w:lineRule="auto"/>
        <w:jc w:val="both"/>
        <w:rPr>
          <w:sz w:val="24"/>
          <w:szCs w:val="24"/>
          <w:lang w:val="id-ID"/>
          <w:rPrChange w:id="251" w:author="Abdul Ghanni" w:date="2015-10-14T19:59:00Z">
            <w:rPr>
              <w:sz w:val="24"/>
              <w:szCs w:val="28"/>
              <w:lang w:val="id-ID"/>
            </w:rPr>
          </w:rPrChange>
        </w:rPr>
        <w:pPrChange w:id="252" w:author="Abdul Ghanni" w:date="2015-10-14T19:44:00Z">
          <w:pPr>
            <w:tabs>
              <w:tab w:val="left" w:pos="450"/>
            </w:tabs>
            <w:spacing w:before="240" w:line="360" w:lineRule="auto"/>
            <w:jc w:val="both"/>
          </w:pPr>
        </w:pPrChange>
      </w:pPr>
      <w:r>
        <w:rPr>
          <w:sz w:val="24"/>
          <w:szCs w:val="24"/>
          <w:lang w:val="id-ID"/>
          <w:rPrChange w:id="253" w:author="Abdul Ghanni" w:date="2015-10-14T19:59:00Z">
            <w:rPr>
              <w:sz w:val="24"/>
              <w:szCs w:val="24"/>
              <w:lang w:val="id-ID"/>
            </w:rPr>
          </w:rPrChange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593.2pt">
            <v:imagedata r:id="rId8" o:title="3" croptop="2715f"/>
          </v:shape>
        </w:pict>
      </w:r>
    </w:p>
    <w:p w:rsidR="00BF40B7" w:rsidRPr="004046EE" w:rsidRDefault="00BF40B7">
      <w:pPr>
        <w:tabs>
          <w:tab w:val="left" w:pos="450"/>
        </w:tabs>
        <w:spacing w:before="240" w:line="240" w:lineRule="auto"/>
        <w:jc w:val="center"/>
        <w:rPr>
          <w:ins w:id="254" w:author="Abdul Ghanni" w:date="2015-10-14T19:45:00Z"/>
          <w:i/>
          <w:sz w:val="24"/>
          <w:szCs w:val="24"/>
          <w:lang w:val="id-ID"/>
          <w:rPrChange w:id="255" w:author="Abdul Ghanni" w:date="2015-10-14T19:59:00Z">
            <w:rPr>
              <w:ins w:id="256" w:author="Abdul Ghanni" w:date="2015-10-14T19:45:00Z"/>
              <w:i/>
              <w:szCs w:val="28"/>
              <w:lang w:val="id-ID"/>
            </w:rPr>
          </w:rPrChange>
        </w:rPr>
        <w:pPrChange w:id="257" w:author="Abdul Ghanni" w:date="2015-10-14T19:44:00Z">
          <w:pPr>
            <w:tabs>
              <w:tab w:val="left" w:pos="450"/>
            </w:tabs>
            <w:spacing w:before="240" w:line="360" w:lineRule="auto"/>
          </w:pPr>
        </w:pPrChange>
      </w:pPr>
      <w:r w:rsidRPr="004046EE">
        <w:rPr>
          <w:i/>
          <w:sz w:val="24"/>
          <w:szCs w:val="24"/>
          <w:lang w:val="id-ID"/>
          <w:rPrChange w:id="258" w:author="Abdul Ghanni" w:date="2015-10-14T19:59:00Z">
            <w:rPr>
              <w:i/>
              <w:szCs w:val="28"/>
              <w:lang w:val="id-ID"/>
            </w:rPr>
          </w:rPrChange>
        </w:rPr>
        <w:t>Gambar 1.2</w:t>
      </w:r>
    </w:p>
    <w:p w:rsidR="00BF40B7" w:rsidRPr="004046EE" w:rsidRDefault="00BF40B7">
      <w:pPr>
        <w:tabs>
          <w:tab w:val="left" w:pos="450"/>
        </w:tabs>
        <w:spacing w:before="240" w:line="240" w:lineRule="auto"/>
        <w:jc w:val="center"/>
        <w:rPr>
          <w:ins w:id="259" w:author="Abdul Ghanni" w:date="2015-10-14T19:45:00Z"/>
          <w:i/>
          <w:sz w:val="24"/>
          <w:szCs w:val="24"/>
          <w:lang w:val="id-ID"/>
          <w:rPrChange w:id="260" w:author="Abdul Ghanni" w:date="2015-10-14T19:59:00Z">
            <w:rPr>
              <w:ins w:id="261" w:author="Abdul Ghanni" w:date="2015-10-14T19:45:00Z"/>
              <w:i/>
              <w:szCs w:val="28"/>
              <w:lang w:val="id-ID"/>
            </w:rPr>
          </w:rPrChange>
        </w:rPr>
        <w:pPrChange w:id="262" w:author="Abdul Ghanni" w:date="2015-10-14T19:44:00Z">
          <w:pPr>
            <w:tabs>
              <w:tab w:val="left" w:pos="450"/>
            </w:tabs>
            <w:spacing w:before="240" w:line="360" w:lineRule="auto"/>
          </w:pPr>
        </w:pPrChange>
      </w:pPr>
    </w:p>
    <w:p w:rsidR="00BF40B7" w:rsidRPr="004046EE" w:rsidRDefault="00DE0980">
      <w:pPr>
        <w:tabs>
          <w:tab w:val="left" w:pos="450"/>
        </w:tabs>
        <w:spacing w:before="240" w:line="240" w:lineRule="auto"/>
        <w:rPr>
          <w:ins w:id="263" w:author="Abdul Ghanni" w:date="2015-10-14T19:46:00Z"/>
          <w:sz w:val="24"/>
          <w:szCs w:val="24"/>
          <w:lang w:val="id-ID"/>
          <w:rPrChange w:id="264" w:author="Abdul Ghanni" w:date="2015-10-14T19:59:00Z">
            <w:rPr>
              <w:ins w:id="265" w:author="Abdul Ghanni" w:date="2015-10-14T19:46:00Z"/>
              <w:sz w:val="24"/>
              <w:szCs w:val="28"/>
              <w:lang w:val="id-ID"/>
            </w:rPr>
          </w:rPrChange>
        </w:rPr>
        <w:pPrChange w:id="266" w:author="Abdul Ghanni" w:date="2015-10-14T19:45:00Z">
          <w:pPr>
            <w:tabs>
              <w:tab w:val="left" w:pos="450"/>
            </w:tabs>
            <w:spacing w:before="240" w:line="360" w:lineRule="auto"/>
          </w:pPr>
        </w:pPrChange>
      </w:pPr>
      <w:ins w:id="267" w:author="Abdul Ghanni" w:date="2015-10-14T19:46:00Z">
        <w:r>
          <w:rPr>
            <w:sz w:val="24"/>
            <w:szCs w:val="24"/>
            <w:lang w:val="id-ID"/>
            <w:rPrChange w:id="268" w:author="Abdul Ghanni" w:date="2015-10-14T19:59:00Z">
              <w:rPr>
                <w:sz w:val="24"/>
                <w:szCs w:val="24"/>
                <w:lang w:val="id-ID"/>
              </w:rPr>
            </w:rPrChange>
          </w:rPr>
          <w:lastRenderedPageBreak/>
          <w:pict>
            <v:shape id="_x0000_i1026" type="#_x0000_t75" style="width:467.45pt;height:148.3pt">
              <v:imagedata r:id="rId9" o:title="4" cropbottom="37771f"/>
            </v:shape>
          </w:pict>
        </w:r>
      </w:ins>
    </w:p>
    <w:p w:rsidR="00BF40B7" w:rsidRPr="004046EE" w:rsidRDefault="00BF40B7">
      <w:pPr>
        <w:tabs>
          <w:tab w:val="left" w:pos="450"/>
        </w:tabs>
        <w:spacing w:before="240" w:line="240" w:lineRule="auto"/>
        <w:jc w:val="center"/>
        <w:rPr>
          <w:ins w:id="269" w:author="Abdul Ghanni" w:date="2015-10-14T19:47:00Z"/>
          <w:i/>
          <w:sz w:val="24"/>
          <w:szCs w:val="24"/>
          <w:lang w:val="id-ID"/>
          <w:rPrChange w:id="270" w:author="Abdul Ghanni" w:date="2015-10-14T19:59:00Z">
            <w:rPr>
              <w:ins w:id="271" w:author="Abdul Ghanni" w:date="2015-10-14T19:47:00Z"/>
              <w:i/>
              <w:szCs w:val="28"/>
              <w:lang w:val="id-ID"/>
            </w:rPr>
          </w:rPrChange>
        </w:rPr>
        <w:pPrChange w:id="272" w:author="Abdul Ghanni" w:date="2015-10-14T19:46:00Z">
          <w:pPr>
            <w:tabs>
              <w:tab w:val="left" w:pos="450"/>
            </w:tabs>
            <w:spacing w:before="240" w:line="360" w:lineRule="auto"/>
          </w:pPr>
        </w:pPrChange>
      </w:pPr>
      <w:ins w:id="273" w:author="Abdul Ghanni" w:date="2015-10-14T19:46:00Z">
        <w:r w:rsidRPr="004046EE">
          <w:rPr>
            <w:i/>
            <w:sz w:val="24"/>
            <w:szCs w:val="24"/>
            <w:lang w:val="id-ID"/>
            <w:rPrChange w:id="274" w:author="Abdul Ghanni" w:date="2015-10-14T19:59:00Z">
              <w:rPr>
                <w:sz w:val="24"/>
                <w:szCs w:val="28"/>
                <w:lang w:val="id-ID"/>
              </w:rPr>
            </w:rPrChange>
          </w:rPr>
          <w:t>Gambar 1.3</w:t>
        </w:r>
      </w:ins>
    </w:p>
    <w:p w:rsidR="00BF40B7" w:rsidRPr="004046EE" w:rsidRDefault="00BF40B7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275" w:author="Abdul Ghanni" w:date="2015-10-14T19:48:00Z"/>
          <w:sz w:val="24"/>
          <w:szCs w:val="24"/>
          <w:lang w:val="id-ID"/>
          <w:rPrChange w:id="276" w:author="Abdul Ghanni" w:date="2015-10-14T19:59:00Z">
            <w:rPr>
              <w:ins w:id="277" w:author="Abdul Ghanni" w:date="2015-10-14T19:48:00Z"/>
              <w:sz w:val="20"/>
              <w:szCs w:val="28"/>
              <w:lang w:val="id-ID"/>
            </w:rPr>
          </w:rPrChange>
        </w:rPr>
        <w:pPrChange w:id="278" w:author="Abdul Ghanni" w:date="2015-10-14T19:48:00Z">
          <w:pPr>
            <w:tabs>
              <w:tab w:val="left" w:pos="450"/>
            </w:tabs>
            <w:spacing w:before="240" w:line="360" w:lineRule="auto"/>
          </w:pPr>
        </w:pPrChange>
      </w:pPr>
      <w:ins w:id="279" w:author="Abdul Ghanni" w:date="2015-10-14T19:48:00Z">
        <w:r w:rsidRPr="004046EE">
          <w:rPr>
            <w:sz w:val="24"/>
            <w:szCs w:val="24"/>
            <w:lang w:val="id-ID"/>
            <w:rPrChange w:id="280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Saat atasan sudah melakukan </w:t>
        </w:r>
        <w:proofErr w:type="spellStart"/>
        <w:r w:rsidRPr="004046EE">
          <w:rPr>
            <w:sz w:val="24"/>
            <w:szCs w:val="24"/>
            <w:lang w:val="id-ID"/>
            <w:rPrChange w:id="281" w:author="Abdul Ghanni" w:date="2015-10-14T19:59:00Z">
              <w:rPr>
                <w:sz w:val="20"/>
                <w:szCs w:val="28"/>
                <w:lang w:val="id-ID"/>
              </w:rPr>
            </w:rPrChange>
          </w:rPr>
          <w:t>approval</w:t>
        </w:r>
        <w:proofErr w:type="spellEnd"/>
        <w:r w:rsidRPr="004046EE">
          <w:rPr>
            <w:sz w:val="24"/>
            <w:szCs w:val="24"/>
            <w:lang w:val="id-ID"/>
            <w:rPrChange w:id="282" w:author="Abdul Ghanni" w:date="2015-10-14T19:59:00Z">
              <w:rPr>
                <w:sz w:val="20"/>
                <w:szCs w:val="28"/>
                <w:lang w:val="id-ID"/>
              </w:rPr>
            </w:rPrChange>
          </w:rPr>
          <w:t>, maka Anda akan mendapatkan notifikasi.</w:t>
        </w:r>
      </w:ins>
    </w:p>
    <w:p w:rsidR="00BF40B7" w:rsidRPr="004046EE" w:rsidRDefault="00BF40B7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283" w:author="Abdul Ghanni" w:date="2015-10-14T19:49:00Z"/>
          <w:sz w:val="24"/>
          <w:szCs w:val="24"/>
          <w:lang w:val="id-ID"/>
          <w:rPrChange w:id="284" w:author="Abdul Ghanni" w:date="2015-10-14T19:59:00Z">
            <w:rPr>
              <w:ins w:id="285" w:author="Abdul Ghanni" w:date="2015-10-14T19:49:00Z"/>
              <w:sz w:val="20"/>
              <w:szCs w:val="28"/>
              <w:lang w:val="id-ID"/>
            </w:rPr>
          </w:rPrChange>
        </w:rPr>
        <w:pPrChange w:id="286" w:author="Abdul Ghanni" w:date="2015-10-14T19:49:00Z">
          <w:pPr>
            <w:tabs>
              <w:tab w:val="left" w:pos="450"/>
            </w:tabs>
            <w:spacing w:before="240" w:line="360" w:lineRule="auto"/>
          </w:pPr>
        </w:pPrChange>
      </w:pPr>
      <w:ins w:id="287" w:author="Abdul Ghanni" w:date="2015-10-14T19:49:00Z">
        <w:r w:rsidRPr="004046EE">
          <w:rPr>
            <w:sz w:val="24"/>
            <w:szCs w:val="24"/>
            <w:lang w:val="id-ID"/>
            <w:rPrChange w:id="288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Pilih </w:t>
        </w:r>
        <w:proofErr w:type="spellStart"/>
        <w:r w:rsidRPr="004046EE">
          <w:rPr>
            <w:sz w:val="24"/>
            <w:szCs w:val="24"/>
            <w:lang w:val="id-ID"/>
            <w:rPrChange w:id="289" w:author="Abdul Ghanni" w:date="2015-10-14T19:59:00Z">
              <w:rPr>
                <w:sz w:val="20"/>
                <w:szCs w:val="28"/>
                <w:lang w:val="id-ID"/>
              </w:rPr>
            </w:rPrChange>
          </w:rPr>
          <w:t>button</w:t>
        </w:r>
        <w:proofErr w:type="spellEnd"/>
        <w:r w:rsidRPr="004046EE">
          <w:rPr>
            <w:sz w:val="24"/>
            <w:szCs w:val="24"/>
            <w:lang w:val="id-ID"/>
            <w:rPrChange w:id="290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 notifikasi untuk melihat notifikasi yang masuk.</w:t>
        </w:r>
      </w:ins>
    </w:p>
    <w:p w:rsidR="00BF40B7" w:rsidRPr="004046EE" w:rsidRDefault="00BF40B7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291" w:author="Abdul Ghanni" w:date="2015-10-14T19:49:00Z"/>
          <w:sz w:val="24"/>
          <w:szCs w:val="24"/>
          <w:lang w:val="id-ID"/>
          <w:rPrChange w:id="292" w:author="Abdul Ghanni" w:date="2015-10-14T19:59:00Z">
            <w:rPr>
              <w:ins w:id="293" w:author="Abdul Ghanni" w:date="2015-10-14T19:49:00Z"/>
              <w:sz w:val="20"/>
              <w:szCs w:val="28"/>
              <w:lang w:val="id-ID"/>
            </w:rPr>
          </w:rPrChange>
        </w:rPr>
        <w:pPrChange w:id="294" w:author="Abdul Ghanni" w:date="2015-10-14T19:49:00Z">
          <w:pPr>
            <w:tabs>
              <w:tab w:val="left" w:pos="450"/>
            </w:tabs>
            <w:spacing w:before="240" w:line="360" w:lineRule="auto"/>
          </w:pPr>
        </w:pPrChange>
      </w:pPr>
      <w:ins w:id="295" w:author="Abdul Ghanni" w:date="2015-10-14T19:49:00Z">
        <w:r w:rsidRPr="004046EE">
          <w:rPr>
            <w:sz w:val="24"/>
            <w:szCs w:val="24"/>
            <w:lang w:val="id-ID"/>
            <w:rPrChange w:id="296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Lalu tekan pada judul email untuk melihat detail status </w:t>
        </w:r>
        <w:proofErr w:type="spellStart"/>
        <w:r w:rsidRPr="004046EE">
          <w:rPr>
            <w:sz w:val="24"/>
            <w:szCs w:val="24"/>
            <w:lang w:val="id-ID"/>
            <w:rPrChange w:id="297" w:author="Abdul Ghanni" w:date="2015-10-14T19:59:00Z">
              <w:rPr>
                <w:sz w:val="20"/>
                <w:szCs w:val="28"/>
                <w:lang w:val="id-ID"/>
              </w:rPr>
            </w:rPrChange>
          </w:rPr>
          <w:t>approval</w:t>
        </w:r>
        <w:proofErr w:type="spellEnd"/>
        <w:r w:rsidRPr="004046EE">
          <w:rPr>
            <w:sz w:val="24"/>
            <w:szCs w:val="24"/>
            <w:lang w:val="id-ID"/>
            <w:rPrChange w:id="298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 dari atasan.</w:t>
        </w:r>
      </w:ins>
    </w:p>
    <w:p w:rsidR="00BF40B7" w:rsidRPr="004046EE" w:rsidRDefault="00DE0980">
      <w:pPr>
        <w:tabs>
          <w:tab w:val="left" w:pos="450"/>
        </w:tabs>
        <w:spacing w:before="240" w:line="240" w:lineRule="auto"/>
        <w:rPr>
          <w:ins w:id="299" w:author="Abdul Ghanni" w:date="2015-10-14T19:51:00Z"/>
          <w:sz w:val="24"/>
          <w:szCs w:val="24"/>
          <w:lang w:val="id-ID"/>
          <w:rPrChange w:id="300" w:author="Abdul Ghanni" w:date="2015-10-14T19:59:00Z">
            <w:rPr>
              <w:ins w:id="301" w:author="Abdul Ghanni" w:date="2015-10-14T19:51:00Z"/>
              <w:sz w:val="20"/>
              <w:szCs w:val="28"/>
              <w:lang w:val="id-ID"/>
            </w:rPr>
          </w:rPrChange>
        </w:rPr>
        <w:pPrChange w:id="302" w:author="Abdul Ghanni" w:date="2015-10-14T19:49:00Z">
          <w:pPr>
            <w:tabs>
              <w:tab w:val="left" w:pos="450"/>
            </w:tabs>
            <w:spacing w:before="240" w:line="360" w:lineRule="auto"/>
          </w:pPr>
        </w:pPrChange>
      </w:pPr>
      <w:ins w:id="303" w:author="Abdul Ghanni" w:date="2015-10-14T19:49:00Z">
        <w:r>
          <w:rPr>
            <w:sz w:val="24"/>
            <w:szCs w:val="24"/>
            <w:lang w:val="id-ID"/>
            <w:rPrChange w:id="304" w:author="Abdul Ghanni" w:date="2015-10-14T19:59:00Z">
              <w:rPr>
                <w:sz w:val="24"/>
                <w:szCs w:val="24"/>
                <w:lang w:val="id-ID"/>
              </w:rPr>
            </w:rPrChange>
          </w:rPr>
          <w:pict>
            <v:shape id="_x0000_i1027" type="#_x0000_t75" style="width:467.45pt;height:130.05pt">
              <v:imagedata r:id="rId10" o:title="5" cropbottom="41060f"/>
            </v:shape>
          </w:pict>
        </w:r>
      </w:ins>
    </w:p>
    <w:p w:rsidR="004046EE" w:rsidRPr="004046EE" w:rsidRDefault="004046EE">
      <w:pPr>
        <w:tabs>
          <w:tab w:val="left" w:pos="450"/>
        </w:tabs>
        <w:spacing w:before="240" w:line="240" w:lineRule="auto"/>
        <w:jc w:val="center"/>
        <w:rPr>
          <w:ins w:id="305" w:author="Abdul Ghanni" w:date="2015-10-14T19:51:00Z"/>
          <w:i/>
          <w:sz w:val="24"/>
          <w:szCs w:val="24"/>
          <w:lang w:val="id-ID"/>
          <w:rPrChange w:id="306" w:author="Abdul Ghanni" w:date="2015-10-14T19:59:00Z">
            <w:rPr>
              <w:ins w:id="307" w:author="Abdul Ghanni" w:date="2015-10-14T19:51:00Z"/>
              <w:sz w:val="20"/>
              <w:szCs w:val="28"/>
              <w:lang w:val="id-ID"/>
            </w:rPr>
          </w:rPrChange>
        </w:rPr>
        <w:pPrChange w:id="308" w:author="Abdul Ghanni" w:date="2015-10-14T19:51:00Z">
          <w:pPr>
            <w:tabs>
              <w:tab w:val="left" w:pos="450"/>
            </w:tabs>
            <w:spacing w:before="240" w:line="360" w:lineRule="auto"/>
          </w:pPr>
        </w:pPrChange>
      </w:pPr>
      <w:ins w:id="309" w:author="Abdul Ghanni" w:date="2015-10-14T19:51:00Z">
        <w:r w:rsidRPr="004046EE">
          <w:rPr>
            <w:i/>
            <w:sz w:val="24"/>
            <w:szCs w:val="24"/>
            <w:lang w:val="id-ID"/>
            <w:rPrChange w:id="310" w:author="Abdul Ghanni" w:date="2015-10-14T19:59:00Z">
              <w:rPr>
                <w:i/>
                <w:szCs w:val="28"/>
                <w:lang w:val="id-ID"/>
              </w:rPr>
            </w:rPrChange>
          </w:rPr>
          <w:t>Gambar 1.4</w:t>
        </w:r>
      </w:ins>
    </w:p>
    <w:p w:rsidR="004046EE" w:rsidRPr="004046EE" w:rsidRDefault="004046E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311" w:author="Abdul Ghanni" w:date="2015-10-14T19:50:00Z"/>
          <w:sz w:val="24"/>
          <w:szCs w:val="24"/>
          <w:lang w:val="id-ID"/>
          <w:rPrChange w:id="312" w:author="Abdul Ghanni" w:date="2015-10-14T19:59:00Z">
            <w:rPr>
              <w:ins w:id="313" w:author="Abdul Ghanni" w:date="2015-10-14T19:50:00Z"/>
              <w:lang w:val="id-ID"/>
            </w:rPr>
          </w:rPrChange>
        </w:rPr>
        <w:pPrChange w:id="314" w:author="Abdul Ghanni" w:date="2015-10-14T19:51:00Z">
          <w:pPr>
            <w:tabs>
              <w:tab w:val="left" w:pos="450"/>
            </w:tabs>
            <w:spacing w:before="240" w:line="360" w:lineRule="auto"/>
          </w:pPr>
        </w:pPrChange>
      </w:pPr>
      <w:ins w:id="315" w:author="Abdul Ghanni" w:date="2015-10-14T19:51:00Z">
        <w:r w:rsidRPr="004046EE">
          <w:rPr>
            <w:sz w:val="24"/>
            <w:szCs w:val="24"/>
            <w:lang w:val="id-ID"/>
            <w:rPrChange w:id="316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Pada detail email, tekan tautan “klik </w:t>
        </w:r>
        <w:proofErr w:type="spellStart"/>
        <w:r w:rsidRPr="004046EE">
          <w:rPr>
            <w:sz w:val="24"/>
            <w:szCs w:val="24"/>
            <w:lang w:val="id-ID"/>
            <w:rPrChange w:id="317" w:author="Abdul Ghanni" w:date="2015-10-14T19:59:00Z">
              <w:rPr>
                <w:sz w:val="20"/>
                <w:szCs w:val="28"/>
                <w:lang w:val="id-ID"/>
              </w:rPr>
            </w:rPrChange>
          </w:rPr>
          <w:t>disini</w:t>
        </w:r>
        <w:proofErr w:type="spellEnd"/>
        <w:r w:rsidRPr="004046EE">
          <w:rPr>
            <w:sz w:val="24"/>
            <w:szCs w:val="24"/>
            <w:lang w:val="id-ID"/>
            <w:rPrChange w:id="318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” untuk melihat detail </w:t>
        </w:r>
        <w:proofErr w:type="spellStart"/>
        <w:r w:rsidRPr="004046EE">
          <w:rPr>
            <w:sz w:val="24"/>
            <w:szCs w:val="24"/>
            <w:lang w:val="id-ID"/>
            <w:rPrChange w:id="319" w:author="Abdul Ghanni" w:date="2015-10-14T19:59:00Z">
              <w:rPr>
                <w:sz w:val="20"/>
                <w:szCs w:val="28"/>
                <w:lang w:val="id-ID"/>
              </w:rPr>
            </w:rPrChange>
          </w:rPr>
          <w:t>form</w:t>
        </w:r>
        <w:proofErr w:type="spellEnd"/>
        <w:r w:rsidRPr="004046EE">
          <w:rPr>
            <w:sz w:val="24"/>
            <w:szCs w:val="24"/>
            <w:lang w:val="id-ID"/>
            <w:rPrChange w:id="320" w:author="Abdul Ghanni" w:date="2015-10-14T19:59:00Z">
              <w:rPr>
                <w:sz w:val="20"/>
                <w:szCs w:val="28"/>
                <w:lang w:val="id-ID"/>
              </w:rPr>
            </w:rPrChange>
          </w:rPr>
          <w:t xml:space="preserve"> pengajuan.</w:t>
        </w:r>
      </w:ins>
    </w:p>
    <w:p w:rsidR="004046EE" w:rsidRPr="004046EE" w:rsidRDefault="00DE0980">
      <w:pPr>
        <w:tabs>
          <w:tab w:val="left" w:pos="450"/>
        </w:tabs>
        <w:spacing w:before="240" w:line="240" w:lineRule="auto"/>
        <w:rPr>
          <w:ins w:id="321" w:author="Abdul Ghanni" w:date="2015-10-14T19:53:00Z"/>
          <w:sz w:val="24"/>
          <w:szCs w:val="24"/>
          <w:lang w:val="id-ID"/>
        </w:rPr>
        <w:pPrChange w:id="322" w:author="Abdul Ghanni" w:date="2015-10-14T19:49:00Z">
          <w:pPr>
            <w:tabs>
              <w:tab w:val="left" w:pos="450"/>
            </w:tabs>
            <w:spacing w:before="240" w:line="360" w:lineRule="auto"/>
          </w:pPr>
        </w:pPrChange>
      </w:pPr>
      <w:ins w:id="323" w:author="Abdul Ghanni" w:date="2015-10-14T19:50:00Z">
        <w:r>
          <w:rPr>
            <w:sz w:val="24"/>
            <w:szCs w:val="24"/>
            <w:lang w:val="id-ID"/>
            <w:rPrChange w:id="324" w:author="Abdul Ghanni" w:date="2015-10-14T19:59:00Z">
              <w:rPr>
                <w:sz w:val="24"/>
                <w:szCs w:val="24"/>
                <w:lang w:val="id-ID"/>
              </w:rPr>
            </w:rPrChange>
          </w:rPr>
          <w:lastRenderedPageBreak/>
          <w:pict>
            <v:shape id="_x0000_i1028" type="#_x0000_t75" style="width:392.25pt;height:214.95pt">
              <v:imagedata r:id="rId11" o:title="6" cropbottom="43678f"/>
            </v:shape>
          </w:pict>
        </w:r>
      </w:ins>
    </w:p>
    <w:p w:rsidR="004046EE" w:rsidRPr="004046EE" w:rsidRDefault="004046EE" w:rsidP="004046EE">
      <w:pPr>
        <w:tabs>
          <w:tab w:val="left" w:pos="450"/>
        </w:tabs>
        <w:spacing w:before="240" w:line="240" w:lineRule="auto"/>
        <w:jc w:val="center"/>
        <w:rPr>
          <w:ins w:id="325" w:author="Abdul Ghanni" w:date="2015-10-14T19:53:00Z"/>
          <w:i/>
          <w:sz w:val="24"/>
          <w:szCs w:val="24"/>
          <w:lang w:val="id-ID"/>
          <w:rPrChange w:id="326" w:author="Abdul Ghanni" w:date="2015-10-14T19:59:00Z">
            <w:rPr>
              <w:ins w:id="327" w:author="Abdul Ghanni" w:date="2015-10-14T19:53:00Z"/>
              <w:i/>
              <w:szCs w:val="28"/>
              <w:lang w:val="id-ID"/>
            </w:rPr>
          </w:rPrChange>
        </w:rPr>
      </w:pPr>
      <w:ins w:id="328" w:author="Abdul Ghanni" w:date="2015-10-14T19:53:00Z">
        <w:r w:rsidRPr="004046EE">
          <w:rPr>
            <w:i/>
            <w:sz w:val="24"/>
            <w:szCs w:val="24"/>
            <w:lang w:val="id-ID"/>
            <w:rPrChange w:id="329" w:author="Abdul Ghanni" w:date="2015-10-14T19:59:00Z">
              <w:rPr>
                <w:i/>
                <w:szCs w:val="28"/>
                <w:lang w:val="id-ID"/>
              </w:rPr>
            </w:rPrChange>
          </w:rPr>
          <w:t>Gambar 1.5</w:t>
        </w:r>
      </w:ins>
    </w:p>
    <w:p w:rsidR="004046EE" w:rsidRPr="004046EE" w:rsidRDefault="004046E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jc w:val="both"/>
        <w:rPr>
          <w:ins w:id="330" w:author="Abdul Ghanni" w:date="2015-10-14T19:55:00Z"/>
          <w:sz w:val="24"/>
          <w:szCs w:val="24"/>
          <w:lang w:val="id-ID"/>
        </w:rPr>
        <w:pPrChange w:id="331" w:author="Abdul Ghanni" w:date="2015-10-14T19:54:00Z">
          <w:pPr>
            <w:tabs>
              <w:tab w:val="left" w:pos="450"/>
            </w:tabs>
            <w:spacing w:before="240" w:line="240" w:lineRule="auto"/>
            <w:jc w:val="center"/>
          </w:pPr>
        </w:pPrChange>
      </w:pPr>
      <w:ins w:id="332" w:author="Abdul Ghanni" w:date="2015-10-14T19:54:00Z">
        <w:r w:rsidRPr="004046EE">
          <w:rPr>
            <w:sz w:val="24"/>
            <w:szCs w:val="24"/>
            <w:lang w:val="id-ID"/>
          </w:rPr>
          <w:t xml:space="preserve">Pada detail </w:t>
        </w:r>
        <w:proofErr w:type="spellStart"/>
        <w:r w:rsidRPr="004046EE">
          <w:rPr>
            <w:sz w:val="24"/>
            <w:szCs w:val="24"/>
            <w:lang w:val="id-ID"/>
          </w:rPr>
          <w:t>form</w:t>
        </w:r>
        <w:proofErr w:type="spellEnd"/>
        <w:r w:rsidRPr="004046EE">
          <w:rPr>
            <w:sz w:val="24"/>
            <w:szCs w:val="24"/>
            <w:lang w:val="id-ID"/>
          </w:rPr>
          <w:t xml:space="preserve"> terlihat detail </w:t>
        </w:r>
        <w:proofErr w:type="spellStart"/>
        <w:r w:rsidRPr="004046EE">
          <w:rPr>
            <w:sz w:val="24"/>
            <w:szCs w:val="24"/>
            <w:lang w:val="id-ID"/>
          </w:rPr>
          <w:t>form</w:t>
        </w:r>
        <w:proofErr w:type="spellEnd"/>
        <w:r w:rsidRPr="004046EE">
          <w:rPr>
            <w:sz w:val="24"/>
            <w:szCs w:val="24"/>
            <w:lang w:val="id-ID"/>
          </w:rPr>
          <w:t xml:space="preserve"> pengajuan yang telah </w:t>
        </w:r>
      </w:ins>
      <w:ins w:id="333" w:author="Abdul Ghanni" w:date="2015-10-14T19:55:00Z">
        <w:r w:rsidRPr="004046EE">
          <w:rPr>
            <w:sz w:val="24"/>
            <w:szCs w:val="24"/>
            <w:lang w:val="id-ID"/>
          </w:rPr>
          <w:t>Anda</w:t>
        </w:r>
      </w:ins>
      <w:ins w:id="334" w:author="Abdul Ghanni" w:date="2015-10-14T19:54:00Z">
        <w:r w:rsidRPr="004046EE">
          <w:rPr>
            <w:sz w:val="24"/>
            <w:szCs w:val="24"/>
            <w:lang w:val="id-ID"/>
          </w:rPr>
          <w:t xml:space="preserve"> </w:t>
        </w:r>
      </w:ins>
      <w:ins w:id="335" w:author="Abdul Ghanni" w:date="2015-10-14T19:55:00Z">
        <w:r w:rsidRPr="004046EE">
          <w:rPr>
            <w:sz w:val="24"/>
            <w:szCs w:val="24"/>
            <w:lang w:val="id-ID"/>
          </w:rPr>
          <w:t xml:space="preserve">buat dan status </w:t>
        </w:r>
        <w:proofErr w:type="spellStart"/>
        <w:r w:rsidRPr="004046EE">
          <w:rPr>
            <w:sz w:val="24"/>
            <w:szCs w:val="24"/>
            <w:lang w:val="id-ID"/>
          </w:rPr>
          <w:t>approval</w:t>
        </w:r>
        <w:proofErr w:type="spellEnd"/>
        <w:r w:rsidRPr="004046EE">
          <w:rPr>
            <w:sz w:val="24"/>
            <w:szCs w:val="24"/>
            <w:lang w:val="id-ID"/>
          </w:rPr>
          <w:t xml:space="preserve"> terakhir dari atasan dan HRD</w:t>
        </w:r>
      </w:ins>
    </w:p>
    <w:p w:rsidR="004046EE" w:rsidRPr="004046EE" w:rsidRDefault="000956FE">
      <w:pPr>
        <w:tabs>
          <w:tab w:val="left" w:pos="450"/>
        </w:tabs>
        <w:spacing w:before="240" w:line="240" w:lineRule="auto"/>
        <w:jc w:val="center"/>
        <w:rPr>
          <w:ins w:id="336" w:author="Abdul Ghanni" w:date="2015-10-14T19:56:00Z"/>
          <w:i/>
          <w:sz w:val="24"/>
          <w:szCs w:val="24"/>
          <w:lang w:val="id-ID"/>
          <w:rPrChange w:id="337" w:author="Abdul Ghanni" w:date="2015-10-14T19:59:00Z">
            <w:rPr>
              <w:ins w:id="338" w:author="Abdul Ghanni" w:date="2015-10-14T19:56:00Z"/>
              <w:i/>
              <w:szCs w:val="28"/>
              <w:lang w:val="id-ID"/>
            </w:rPr>
          </w:rPrChange>
        </w:rPr>
      </w:pPr>
      <w:ins w:id="339" w:author="Abdul Ghanni" w:date="2015-10-14T19:55:00Z">
        <w:r>
          <w:rPr>
            <w:sz w:val="24"/>
            <w:szCs w:val="24"/>
            <w:lang w:val="id-ID"/>
            <w:rPrChange w:id="340" w:author="Abdul Ghanni" w:date="2015-10-14T19:59:00Z">
              <w:rPr>
                <w:sz w:val="24"/>
                <w:szCs w:val="24"/>
                <w:lang w:val="id-ID"/>
              </w:rPr>
            </w:rPrChange>
          </w:rPr>
          <w:lastRenderedPageBreak/>
          <w:pict>
            <v:shape id="_x0000_i1029" type="#_x0000_t75" style="width:467.45pt;height:584.6pt">
              <v:imagedata r:id="rId12" o:title="7"/>
            </v:shape>
          </w:pict>
        </w:r>
        <w:r w:rsidR="004046EE" w:rsidRPr="004046EE">
          <w:rPr>
            <w:i/>
            <w:sz w:val="24"/>
            <w:szCs w:val="24"/>
            <w:lang w:val="id-ID"/>
            <w:rPrChange w:id="341" w:author="Abdul Ghanni" w:date="2015-10-14T19:59:00Z">
              <w:rPr>
                <w:i/>
                <w:szCs w:val="28"/>
                <w:lang w:val="id-ID"/>
              </w:rPr>
            </w:rPrChange>
          </w:rPr>
          <w:t>Gambar 1.6</w:t>
        </w:r>
      </w:ins>
      <w:ins w:id="342" w:author="Abdul Ghanni" w:date="2015-10-14T19:56:00Z">
        <w:r>
          <w:rPr>
            <w:i/>
            <w:sz w:val="24"/>
            <w:szCs w:val="24"/>
            <w:lang w:val="id-ID"/>
            <w:rPrChange w:id="343" w:author="Abdul Ghanni" w:date="2015-10-14T19:59:00Z">
              <w:rPr>
                <w:i/>
                <w:sz w:val="24"/>
                <w:szCs w:val="24"/>
                <w:lang w:val="id-ID"/>
              </w:rPr>
            </w:rPrChange>
          </w:rPr>
          <w:lastRenderedPageBreak/>
          <w:pict>
            <v:shape id="_x0000_i1030" type="#_x0000_t75" style="width:434.15pt;height:616.85pt">
              <v:imagedata r:id="rId13" o:title="8"/>
            </v:shape>
          </w:pict>
        </w:r>
      </w:ins>
    </w:p>
    <w:p w:rsidR="004046EE" w:rsidRPr="004046EE" w:rsidRDefault="004046EE" w:rsidP="004046EE">
      <w:pPr>
        <w:tabs>
          <w:tab w:val="left" w:pos="450"/>
        </w:tabs>
        <w:spacing w:before="240" w:line="240" w:lineRule="auto"/>
        <w:jc w:val="center"/>
        <w:rPr>
          <w:ins w:id="344" w:author="Abdul Ghanni" w:date="2015-10-14T19:56:00Z"/>
          <w:i/>
          <w:sz w:val="24"/>
          <w:szCs w:val="24"/>
          <w:lang w:val="id-ID"/>
          <w:rPrChange w:id="345" w:author="Abdul Ghanni" w:date="2015-10-14T19:59:00Z">
            <w:rPr>
              <w:ins w:id="346" w:author="Abdul Ghanni" w:date="2015-10-14T19:56:00Z"/>
              <w:i/>
              <w:szCs w:val="28"/>
              <w:lang w:val="id-ID"/>
            </w:rPr>
          </w:rPrChange>
        </w:rPr>
      </w:pPr>
      <w:ins w:id="347" w:author="Abdul Ghanni" w:date="2015-10-14T19:56:00Z">
        <w:r w:rsidRPr="004046EE">
          <w:rPr>
            <w:i/>
            <w:sz w:val="24"/>
            <w:szCs w:val="24"/>
            <w:lang w:val="id-ID"/>
            <w:rPrChange w:id="348" w:author="Abdul Ghanni" w:date="2015-10-14T19:59:00Z">
              <w:rPr>
                <w:i/>
                <w:szCs w:val="28"/>
                <w:lang w:val="id-ID"/>
              </w:rPr>
            </w:rPrChange>
          </w:rPr>
          <w:t>Gambar 1.7</w:t>
        </w:r>
      </w:ins>
    </w:p>
    <w:p w:rsidR="004046EE" w:rsidRPr="004046EE" w:rsidRDefault="004046E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jc w:val="both"/>
        <w:rPr>
          <w:ins w:id="349" w:author="Abdul Ghanni" w:date="2015-10-14T19:58:00Z"/>
          <w:sz w:val="24"/>
          <w:szCs w:val="24"/>
          <w:lang w:val="id-ID"/>
          <w:rPrChange w:id="350" w:author="Abdul Ghanni" w:date="2015-10-14T19:59:00Z">
            <w:rPr>
              <w:ins w:id="351" w:author="Abdul Ghanni" w:date="2015-10-14T19:58:00Z"/>
              <w:szCs w:val="28"/>
              <w:lang w:val="id-ID"/>
            </w:rPr>
          </w:rPrChange>
        </w:rPr>
        <w:pPrChange w:id="352" w:author="Abdul Ghanni" w:date="2015-10-14T19:57:00Z">
          <w:pPr>
            <w:tabs>
              <w:tab w:val="left" w:pos="450"/>
            </w:tabs>
            <w:spacing w:before="240" w:line="240" w:lineRule="auto"/>
            <w:jc w:val="center"/>
          </w:pPr>
        </w:pPrChange>
      </w:pPr>
      <w:ins w:id="353" w:author="Abdul Ghanni" w:date="2015-10-14T19:57:00Z">
        <w:r w:rsidRPr="004046EE">
          <w:rPr>
            <w:sz w:val="24"/>
            <w:szCs w:val="24"/>
            <w:lang w:val="id-ID"/>
            <w:rPrChange w:id="354" w:author="Abdul Ghanni" w:date="2015-10-14T19:59:00Z">
              <w:rPr>
                <w:szCs w:val="28"/>
                <w:lang w:val="id-ID"/>
              </w:rPr>
            </w:rPrChange>
          </w:rPr>
          <w:lastRenderedPageBreak/>
          <w:t xml:space="preserve">Untuk mencetak </w:t>
        </w:r>
        <w:proofErr w:type="spellStart"/>
        <w:r w:rsidRPr="004046EE">
          <w:rPr>
            <w:sz w:val="24"/>
            <w:szCs w:val="24"/>
            <w:lang w:val="id-ID"/>
            <w:rPrChange w:id="355" w:author="Abdul Ghanni" w:date="2015-10-14T19:59:00Z">
              <w:rPr>
                <w:szCs w:val="28"/>
                <w:lang w:val="id-ID"/>
              </w:rPr>
            </w:rPrChange>
          </w:rPr>
          <w:t>form</w:t>
        </w:r>
        <w:proofErr w:type="spellEnd"/>
        <w:r w:rsidRPr="004046EE">
          <w:rPr>
            <w:sz w:val="24"/>
            <w:szCs w:val="24"/>
            <w:lang w:val="id-ID"/>
            <w:rPrChange w:id="356" w:author="Abdul Ghanni" w:date="2015-10-14T19:59:00Z">
              <w:rPr>
                <w:szCs w:val="28"/>
                <w:lang w:val="id-ID"/>
              </w:rPr>
            </w:rPrChange>
          </w:rPr>
          <w:t xml:space="preserve">, tekan tombol cetak pada halaman detail </w:t>
        </w:r>
        <w:proofErr w:type="spellStart"/>
        <w:r w:rsidRPr="004046EE">
          <w:rPr>
            <w:sz w:val="24"/>
            <w:szCs w:val="24"/>
            <w:lang w:val="id-ID"/>
            <w:rPrChange w:id="357" w:author="Abdul Ghanni" w:date="2015-10-14T19:59:00Z">
              <w:rPr>
                <w:szCs w:val="28"/>
                <w:lang w:val="id-ID"/>
              </w:rPr>
            </w:rPrChange>
          </w:rPr>
          <w:t>form</w:t>
        </w:r>
        <w:proofErr w:type="spellEnd"/>
        <w:r w:rsidRPr="004046EE">
          <w:rPr>
            <w:sz w:val="24"/>
            <w:szCs w:val="24"/>
            <w:lang w:val="id-ID"/>
            <w:rPrChange w:id="358" w:author="Abdul Ghanni" w:date="2015-10-14T19:59:00Z">
              <w:rPr>
                <w:szCs w:val="28"/>
                <w:lang w:val="id-ID"/>
              </w:rPr>
            </w:rPrChange>
          </w:rPr>
          <w:t xml:space="preserve"> atau pada halaman daftar Permintaan SDM</w:t>
        </w:r>
      </w:ins>
    </w:p>
    <w:p w:rsidR="004046EE" w:rsidRPr="004046EE" w:rsidRDefault="000956FE">
      <w:pPr>
        <w:tabs>
          <w:tab w:val="left" w:pos="450"/>
        </w:tabs>
        <w:spacing w:before="240" w:line="240" w:lineRule="auto"/>
        <w:jc w:val="both"/>
        <w:rPr>
          <w:ins w:id="359" w:author="Abdul Ghanni" w:date="2015-10-14T19:58:00Z"/>
          <w:sz w:val="24"/>
          <w:szCs w:val="24"/>
          <w:lang w:val="id-ID"/>
          <w:rPrChange w:id="360" w:author="Abdul Ghanni" w:date="2015-10-14T19:59:00Z">
            <w:rPr>
              <w:ins w:id="361" w:author="Abdul Ghanni" w:date="2015-10-14T19:58:00Z"/>
              <w:szCs w:val="28"/>
              <w:lang w:val="id-ID"/>
            </w:rPr>
          </w:rPrChange>
        </w:rPr>
        <w:pPrChange w:id="362" w:author="Abdul Ghanni" w:date="2015-10-14T19:58:00Z">
          <w:pPr>
            <w:tabs>
              <w:tab w:val="left" w:pos="450"/>
            </w:tabs>
            <w:spacing w:before="240" w:line="240" w:lineRule="auto"/>
            <w:jc w:val="center"/>
          </w:pPr>
        </w:pPrChange>
      </w:pPr>
      <w:ins w:id="363" w:author="Abdul Ghanni" w:date="2015-10-14T19:58:00Z">
        <w:r>
          <w:rPr>
            <w:sz w:val="24"/>
            <w:szCs w:val="24"/>
            <w:lang w:val="id-ID"/>
            <w:rPrChange w:id="364" w:author="Abdul Ghanni" w:date="2015-10-14T19:59:00Z">
              <w:rPr>
                <w:sz w:val="24"/>
                <w:szCs w:val="24"/>
                <w:lang w:val="id-ID"/>
              </w:rPr>
            </w:rPrChange>
          </w:rPr>
          <w:pict>
            <v:shape id="_x0000_i1031" type="#_x0000_t75" style="width:467.45pt;height:2in">
              <v:imagedata r:id="rId14" o:title="9" cropbottom="38467f"/>
            </v:shape>
          </w:pict>
        </w:r>
      </w:ins>
      <w:ins w:id="365" w:author="Abdul Ghanni" w:date="2015-10-14T19:57:00Z">
        <w:r w:rsidR="004046EE" w:rsidRPr="004046EE">
          <w:rPr>
            <w:sz w:val="24"/>
            <w:szCs w:val="24"/>
            <w:lang w:val="id-ID"/>
            <w:rPrChange w:id="366" w:author="Abdul Ghanni" w:date="2015-10-14T19:59:00Z">
              <w:rPr>
                <w:lang w:val="id-ID"/>
              </w:rPr>
            </w:rPrChange>
          </w:rPr>
          <w:t xml:space="preserve"> </w:t>
        </w:r>
      </w:ins>
    </w:p>
    <w:p w:rsidR="004046EE" w:rsidRPr="004046EE" w:rsidRDefault="004046EE" w:rsidP="004046EE">
      <w:pPr>
        <w:tabs>
          <w:tab w:val="left" w:pos="450"/>
        </w:tabs>
        <w:spacing w:before="240" w:line="240" w:lineRule="auto"/>
        <w:jc w:val="center"/>
        <w:rPr>
          <w:ins w:id="367" w:author="Abdul Ghanni" w:date="2015-10-14T19:58:00Z"/>
          <w:i/>
          <w:sz w:val="24"/>
          <w:szCs w:val="24"/>
          <w:lang w:val="id-ID"/>
          <w:rPrChange w:id="368" w:author="Abdul Ghanni" w:date="2015-10-14T19:59:00Z">
            <w:rPr>
              <w:ins w:id="369" w:author="Abdul Ghanni" w:date="2015-10-14T19:58:00Z"/>
              <w:i/>
              <w:szCs w:val="28"/>
              <w:lang w:val="id-ID"/>
            </w:rPr>
          </w:rPrChange>
        </w:rPr>
      </w:pPr>
      <w:ins w:id="370" w:author="Abdul Ghanni" w:date="2015-10-14T19:58:00Z">
        <w:r w:rsidRPr="004046EE">
          <w:rPr>
            <w:i/>
            <w:sz w:val="24"/>
            <w:szCs w:val="24"/>
            <w:lang w:val="id-ID"/>
            <w:rPrChange w:id="371" w:author="Abdul Ghanni" w:date="2015-10-14T19:59:00Z">
              <w:rPr>
                <w:i/>
                <w:szCs w:val="28"/>
                <w:lang w:val="id-ID"/>
              </w:rPr>
            </w:rPrChange>
          </w:rPr>
          <w:t>Gambar 1.8</w:t>
        </w:r>
      </w:ins>
    </w:p>
    <w:p w:rsidR="004046EE" w:rsidRPr="004046EE" w:rsidRDefault="004046EE">
      <w:pPr>
        <w:tabs>
          <w:tab w:val="left" w:pos="450"/>
        </w:tabs>
        <w:spacing w:before="240" w:line="240" w:lineRule="auto"/>
        <w:jc w:val="both"/>
        <w:rPr>
          <w:ins w:id="372" w:author="Abdul Ghanni" w:date="2015-10-14T19:58:00Z"/>
          <w:sz w:val="24"/>
          <w:szCs w:val="24"/>
          <w:lang w:val="id-ID"/>
          <w:rPrChange w:id="373" w:author="Abdul Ghanni" w:date="2015-10-14T19:59:00Z">
            <w:rPr>
              <w:ins w:id="374" w:author="Abdul Ghanni" w:date="2015-10-14T19:58:00Z"/>
              <w:szCs w:val="28"/>
              <w:lang w:val="id-ID"/>
            </w:rPr>
          </w:rPrChange>
        </w:rPr>
        <w:pPrChange w:id="375" w:author="Abdul Ghanni" w:date="2015-10-14T19:58:00Z">
          <w:pPr>
            <w:tabs>
              <w:tab w:val="left" w:pos="450"/>
            </w:tabs>
            <w:spacing w:before="240" w:line="240" w:lineRule="auto"/>
            <w:jc w:val="center"/>
          </w:pPr>
        </w:pPrChange>
      </w:pPr>
    </w:p>
    <w:p w:rsidR="004046EE" w:rsidRPr="004046EE" w:rsidRDefault="000956FE">
      <w:pPr>
        <w:tabs>
          <w:tab w:val="left" w:pos="450"/>
        </w:tabs>
        <w:spacing w:before="240" w:line="240" w:lineRule="auto"/>
        <w:jc w:val="center"/>
        <w:rPr>
          <w:ins w:id="376" w:author="Abdul Ghanni" w:date="2015-10-14T19:58:00Z"/>
          <w:sz w:val="24"/>
          <w:szCs w:val="24"/>
          <w:lang w:val="id-ID"/>
          <w:rPrChange w:id="377" w:author="Abdul Ghanni" w:date="2015-10-14T19:59:00Z">
            <w:rPr>
              <w:ins w:id="378" w:author="Abdul Ghanni" w:date="2015-10-14T19:58:00Z"/>
              <w:szCs w:val="28"/>
              <w:lang w:val="id-ID"/>
            </w:rPr>
          </w:rPrChange>
        </w:rPr>
      </w:pPr>
      <w:ins w:id="379" w:author="Abdul Ghanni" w:date="2015-10-14T19:58:00Z">
        <w:r>
          <w:rPr>
            <w:sz w:val="24"/>
            <w:szCs w:val="24"/>
            <w:lang w:val="id-ID"/>
            <w:rPrChange w:id="380" w:author="Abdul Ghanni" w:date="2015-10-14T19:59:00Z">
              <w:rPr>
                <w:sz w:val="24"/>
                <w:szCs w:val="24"/>
                <w:lang w:val="id-ID"/>
              </w:rPr>
            </w:rPrChange>
          </w:rPr>
          <w:pict>
            <v:shape id="_x0000_i1032" type="#_x0000_t75" style="width:252.55pt;height:368.6pt">
              <v:imagedata r:id="rId15" o:title="10"/>
            </v:shape>
          </w:pict>
        </w:r>
      </w:ins>
    </w:p>
    <w:p w:rsidR="00BF40B7" w:rsidRPr="004046EE" w:rsidDel="004046EE" w:rsidRDefault="004046EE">
      <w:pPr>
        <w:tabs>
          <w:tab w:val="left" w:pos="450"/>
        </w:tabs>
        <w:spacing w:before="240" w:line="240" w:lineRule="auto"/>
        <w:jc w:val="center"/>
        <w:rPr>
          <w:del w:id="381" w:author="Abdul Ghanni" w:date="2015-10-14T19:59:00Z"/>
          <w:i/>
          <w:sz w:val="24"/>
          <w:szCs w:val="24"/>
          <w:lang w:val="id-ID"/>
          <w:rPrChange w:id="382" w:author="Abdul Ghanni" w:date="2015-10-14T19:59:00Z">
            <w:rPr>
              <w:del w:id="383" w:author="Abdul Ghanni" w:date="2015-10-14T19:59:00Z"/>
              <w:i/>
              <w:szCs w:val="28"/>
              <w:lang w:val="id-ID"/>
            </w:rPr>
          </w:rPrChange>
        </w:rPr>
        <w:pPrChange w:id="384" w:author="Abdul Ghanni" w:date="2015-10-14T19:59:00Z">
          <w:pPr>
            <w:tabs>
              <w:tab w:val="left" w:pos="450"/>
            </w:tabs>
            <w:spacing w:before="240" w:line="360" w:lineRule="auto"/>
          </w:pPr>
        </w:pPrChange>
      </w:pPr>
      <w:ins w:id="385" w:author="Abdul Ghanni" w:date="2015-10-14T19:58:00Z">
        <w:r w:rsidRPr="004046EE">
          <w:rPr>
            <w:i/>
            <w:sz w:val="24"/>
            <w:szCs w:val="24"/>
            <w:lang w:val="id-ID"/>
            <w:rPrChange w:id="386" w:author="Abdul Ghanni" w:date="2015-10-14T19:59:00Z">
              <w:rPr>
                <w:i/>
                <w:szCs w:val="28"/>
                <w:lang w:val="id-ID"/>
              </w:rPr>
            </w:rPrChange>
          </w:rPr>
          <w:t>Gambar 1.9</w:t>
        </w:r>
      </w:ins>
    </w:p>
    <w:p w:rsidR="00BF40B7" w:rsidRPr="004046EE" w:rsidDel="004046EE" w:rsidRDefault="00BF40B7">
      <w:pPr>
        <w:tabs>
          <w:tab w:val="left" w:pos="450"/>
        </w:tabs>
        <w:spacing w:before="240" w:line="360" w:lineRule="auto"/>
        <w:jc w:val="center"/>
        <w:rPr>
          <w:del w:id="387" w:author="Abdul Ghanni" w:date="2015-10-14T19:59:00Z"/>
          <w:sz w:val="24"/>
          <w:szCs w:val="24"/>
          <w:lang w:val="id-ID"/>
          <w:rPrChange w:id="388" w:author="Abdul Ghanni" w:date="2015-10-14T19:59:00Z">
            <w:rPr>
              <w:del w:id="389" w:author="Abdul Ghanni" w:date="2015-10-14T19:59:00Z"/>
              <w:sz w:val="24"/>
              <w:szCs w:val="28"/>
              <w:lang w:val="id-ID"/>
            </w:rPr>
          </w:rPrChange>
        </w:rPr>
        <w:pPrChange w:id="390" w:author="Abdul Ghanni" w:date="2015-10-14T19:59:00Z">
          <w:pPr>
            <w:tabs>
              <w:tab w:val="left" w:pos="450"/>
            </w:tabs>
            <w:spacing w:before="240" w:line="360" w:lineRule="auto"/>
          </w:pPr>
        </w:pPrChange>
      </w:pPr>
    </w:p>
    <w:p w:rsidR="00126A94" w:rsidRPr="004046EE" w:rsidRDefault="00126A94">
      <w:pPr>
        <w:tabs>
          <w:tab w:val="left" w:pos="450"/>
        </w:tabs>
        <w:spacing w:before="240" w:line="360" w:lineRule="auto"/>
        <w:jc w:val="center"/>
        <w:rPr>
          <w:sz w:val="24"/>
          <w:szCs w:val="24"/>
          <w:lang w:val="id-ID"/>
          <w:rPrChange w:id="391" w:author="Abdul Ghanni" w:date="2015-10-14T19:59:00Z">
            <w:rPr>
              <w:sz w:val="24"/>
              <w:szCs w:val="28"/>
              <w:lang w:val="id-ID"/>
            </w:rPr>
          </w:rPrChange>
        </w:rPr>
        <w:pPrChange w:id="392" w:author="Abdul Ghanni" w:date="2015-10-14T19:59:00Z">
          <w:pPr>
            <w:pStyle w:val="ListParagraph"/>
            <w:tabs>
              <w:tab w:val="left" w:pos="450"/>
            </w:tabs>
            <w:spacing w:before="240" w:line="360" w:lineRule="auto"/>
            <w:ind w:left="1440"/>
            <w:jc w:val="both"/>
          </w:pPr>
        </w:pPrChange>
      </w:pPr>
    </w:p>
    <w:p w:rsidR="000A4531" w:rsidRPr="004046EE" w:rsidRDefault="000A4531" w:rsidP="000A4531">
      <w:pPr>
        <w:pStyle w:val="ListParagraph"/>
        <w:numPr>
          <w:ilvl w:val="0"/>
          <w:numId w:val="28"/>
        </w:numPr>
        <w:tabs>
          <w:tab w:val="left" w:pos="450"/>
        </w:tabs>
        <w:spacing w:before="240" w:line="360" w:lineRule="auto"/>
        <w:jc w:val="both"/>
        <w:rPr>
          <w:b/>
          <w:sz w:val="24"/>
          <w:szCs w:val="24"/>
          <w:lang w:val="id-ID"/>
          <w:rPrChange w:id="393" w:author="Abdul Ghanni" w:date="2015-10-14T19:59:00Z">
            <w:rPr>
              <w:b/>
              <w:sz w:val="28"/>
              <w:szCs w:val="28"/>
              <w:lang w:val="id-ID"/>
            </w:rPr>
          </w:rPrChange>
        </w:rPr>
      </w:pPr>
      <w:r w:rsidRPr="004046EE">
        <w:rPr>
          <w:b/>
          <w:sz w:val="24"/>
          <w:szCs w:val="24"/>
          <w:lang w:val="id-ID"/>
          <w:rPrChange w:id="394" w:author="Abdul Ghanni" w:date="2015-10-14T19:59:00Z">
            <w:rPr>
              <w:b/>
              <w:sz w:val="28"/>
              <w:szCs w:val="28"/>
              <w:lang w:val="id-ID"/>
            </w:rPr>
          </w:rPrChange>
        </w:rPr>
        <w:lastRenderedPageBreak/>
        <w:t>Mengajukan Promosi</w:t>
      </w:r>
      <w:ins w:id="395" w:author="Abdul Ghanni" w:date="2015-10-14T19:59:00Z">
        <w:r w:rsidR="004046EE">
          <w:rPr>
            <w:b/>
            <w:sz w:val="24"/>
            <w:szCs w:val="24"/>
            <w:lang w:val="id-ID"/>
          </w:rPr>
          <w:t>, Demosi &amp; Mutasi</w:t>
        </w:r>
      </w:ins>
      <w:r w:rsidRPr="004046EE">
        <w:rPr>
          <w:b/>
          <w:sz w:val="24"/>
          <w:szCs w:val="24"/>
          <w:lang w:val="id-ID"/>
          <w:rPrChange w:id="396" w:author="Abdul Ghanni" w:date="2015-10-14T19:59:00Z">
            <w:rPr>
              <w:b/>
              <w:sz w:val="28"/>
              <w:szCs w:val="28"/>
              <w:lang w:val="id-ID"/>
            </w:rPr>
          </w:rPrChange>
        </w:rPr>
        <w:t xml:space="preserve"> Untuk Bawahan</w:t>
      </w:r>
    </w:p>
    <w:p w:rsidR="003F6D4F" w:rsidRPr="004046EE" w:rsidRDefault="003F6D4F" w:rsidP="003F6D4F">
      <w:pPr>
        <w:pStyle w:val="ListParagraph"/>
        <w:tabs>
          <w:tab w:val="left" w:pos="450"/>
        </w:tabs>
        <w:spacing w:before="240" w:line="360" w:lineRule="auto"/>
        <w:ind w:left="810"/>
        <w:jc w:val="both"/>
        <w:rPr>
          <w:sz w:val="24"/>
          <w:szCs w:val="24"/>
          <w:lang w:val="id-ID"/>
          <w:rPrChange w:id="397" w:author="Abdul Ghanni" w:date="2015-10-14T19:59:00Z">
            <w:rPr>
              <w:sz w:val="24"/>
              <w:szCs w:val="28"/>
              <w:lang w:val="id-ID"/>
            </w:rPr>
          </w:rPrChange>
        </w:rPr>
      </w:pPr>
      <w:r w:rsidRPr="004046EE">
        <w:rPr>
          <w:b/>
          <w:sz w:val="24"/>
          <w:szCs w:val="24"/>
          <w:lang w:val="id-ID"/>
          <w:rPrChange w:id="398" w:author="Abdul Ghanni" w:date="2015-10-14T19:59:00Z">
            <w:rPr>
              <w:b/>
              <w:sz w:val="28"/>
              <w:szCs w:val="28"/>
              <w:lang w:val="id-ID"/>
            </w:rPr>
          </w:rPrChange>
        </w:rPr>
        <w:tab/>
      </w:r>
      <w:r w:rsidRPr="004046EE">
        <w:rPr>
          <w:sz w:val="24"/>
          <w:szCs w:val="24"/>
          <w:lang w:val="id-ID"/>
          <w:rPrChange w:id="399" w:author="Abdul Ghanni" w:date="2015-10-14T19:59:00Z">
            <w:rPr>
              <w:sz w:val="24"/>
              <w:szCs w:val="28"/>
              <w:lang w:val="id-ID"/>
            </w:rPr>
          </w:rPrChange>
        </w:rPr>
        <w:t>Langkah Mengajukan promosi</w:t>
      </w:r>
      <w:ins w:id="400" w:author="Abdul Ghanni" w:date="2015-10-14T20:00:00Z">
        <w:r w:rsidR="004046EE">
          <w:rPr>
            <w:sz w:val="24"/>
            <w:szCs w:val="24"/>
            <w:lang w:val="id-ID"/>
          </w:rPr>
          <w:t>, demosi &amp; mutasi</w:t>
        </w:r>
      </w:ins>
      <w:r w:rsidRPr="004046EE">
        <w:rPr>
          <w:sz w:val="24"/>
          <w:szCs w:val="24"/>
          <w:lang w:val="id-ID"/>
          <w:rPrChange w:id="401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:</w:t>
      </w:r>
    </w:p>
    <w:p w:rsidR="003F6D4F" w:rsidRPr="004046EE" w:rsidRDefault="003F6D4F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b/>
          <w:sz w:val="24"/>
          <w:szCs w:val="24"/>
          <w:lang w:val="id-ID"/>
          <w:rPrChange w:id="402" w:author="Abdul Ghanni" w:date="2015-10-14T19:59:00Z">
            <w:rPr>
              <w:b/>
              <w:sz w:val="28"/>
              <w:szCs w:val="28"/>
              <w:lang w:val="id-ID"/>
            </w:rPr>
          </w:rPrChange>
        </w:rPr>
      </w:pPr>
      <w:del w:id="403" w:author="Abdul Ghanni" w:date="2015-10-14T20:00:00Z">
        <w:r w:rsidRPr="004046EE" w:rsidDel="002E24E7">
          <w:rPr>
            <w:sz w:val="24"/>
            <w:szCs w:val="24"/>
            <w:lang w:val="id-ID"/>
            <w:rPrChange w:id="404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Buka halaman depan form promosi</w:delText>
        </w:r>
      </w:del>
      <w:ins w:id="405" w:author="Abdul Ghanni" w:date="2015-10-14T20:00:00Z">
        <w:r w:rsidR="002E24E7">
          <w:rPr>
            <w:sz w:val="24"/>
            <w:szCs w:val="24"/>
            <w:lang w:val="id-ID"/>
          </w:rPr>
          <w:t xml:space="preserve">Langkah untuk melakukan </w:t>
        </w:r>
        <w:r w:rsidR="002E24E7" w:rsidRPr="001901D8">
          <w:rPr>
            <w:sz w:val="24"/>
            <w:szCs w:val="24"/>
            <w:lang w:val="id-ID"/>
          </w:rPr>
          <w:t>promosi</w:t>
        </w:r>
        <w:r w:rsidR="002E24E7">
          <w:rPr>
            <w:sz w:val="24"/>
            <w:szCs w:val="24"/>
            <w:lang w:val="id-ID"/>
          </w:rPr>
          <w:t xml:space="preserve">, demosi &amp; mutasi sama, hanya berbeda di menu </w:t>
        </w:r>
        <w:proofErr w:type="spellStart"/>
        <w:r w:rsidR="002E24E7">
          <w:rPr>
            <w:sz w:val="24"/>
            <w:szCs w:val="24"/>
            <w:lang w:val="id-ID"/>
          </w:rPr>
          <w:t>form</w:t>
        </w:r>
        <w:proofErr w:type="spellEnd"/>
        <w:r w:rsidR="002E24E7">
          <w:rPr>
            <w:sz w:val="24"/>
            <w:szCs w:val="24"/>
            <w:lang w:val="id-ID"/>
          </w:rPr>
          <w:t xml:space="preserve"> yang dipilih.</w:t>
        </w:r>
      </w:ins>
      <w:del w:id="406" w:author="Abdul Ghanni" w:date="2015-10-14T20:00:00Z">
        <w:r w:rsidRPr="004046EE" w:rsidDel="002E24E7">
          <w:rPr>
            <w:sz w:val="24"/>
            <w:szCs w:val="24"/>
            <w:lang w:val="id-ID"/>
            <w:rPrChange w:id="407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.</w:delText>
        </w:r>
      </w:del>
    </w:p>
    <w:p w:rsidR="003F6D4F" w:rsidRPr="004D77E2" w:rsidRDefault="003F6D4F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08" w:author="Abdul Ghanni" w:date="2015-10-14T20:09:00Z"/>
          <w:b/>
          <w:sz w:val="24"/>
          <w:szCs w:val="24"/>
          <w:lang w:val="id-ID"/>
          <w:rPrChange w:id="409" w:author="Abdul Ghanni" w:date="2015-10-14T20:09:00Z">
            <w:rPr>
              <w:ins w:id="410" w:author="Abdul Ghanni" w:date="2015-10-14T20:09:00Z"/>
              <w:sz w:val="24"/>
              <w:szCs w:val="24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411" w:author="Abdul Ghanni" w:date="2015-10-14T19:59:00Z">
            <w:rPr>
              <w:sz w:val="24"/>
              <w:szCs w:val="28"/>
              <w:lang w:val="id-ID"/>
            </w:rPr>
          </w:rPrChange>
        </w:rPr>
        <w:t>Tekan tombol “</w:t>
      </w:r>
      <w:proofErr w:type="spellStart"/>
      <w:r w:rsidRPr="004046EE">
        <w:rPr>
          <w:sz w:val="24"/>
          <w:szCs w:val="24"/>
          <w:lang w:val="id-ID"/>
          <w:rPrChange w:id="412" w:author="Abdul Ghanni" w:date="2015-10-14T19:59:00Z">
            <w:rPr>
              <w:sz w:val="24"/>
              <w:szCs w:val="28"/>
              <w:lang w:val="id-ID"/>
            </w:rPr>
          </w:rPrChange>
        </w:rPr>
        <w:t>Add</w:t>
      </w:r>
      <w:proofErr w:type="spellEnd"/>
      <w:r w:rsidRPr="004046EE">
        <w:rPr>
          <w:sz w:val="24"/>
          <w:szCs w:val="24"/>
          <w:lang w:val="id-ID"/>
          <w:rPrChange w:id="413" w:author="Abdul Ghanni" w:date="2015-10-14T19:59:00Z">
            <w:rPr>
              <w:sz w:val="24"/>
              <w:szCs w:val="28"/>
              <w:lang w:val="id-ID"/>
            </w:rPr>
          </w:rPrChange>
        </w:rPr>
        <w:t>” yang ada di pojok kanan atas halaman.</w:t>
      </w:r>
    </w:p>
    <w:p w:rsidR="004D77E2" w:rsidRPr="00146BB3" w:rsidRDefault="000956FE">
      <w:pPr>
        <w:tabs>
          <w:tab w:val="left" w:pos="450"/>
        </w:tabs>
        <w:spacing w:before="240" w:line="240" w:lineRule="auto"/>
        <w:jc w:val="both"/>
        <w:rPr>
          <w:ins w:id="414" w:author="Abdul Ghanni" w:date="2015-10-14T20:16:00Z"/>
          <w:i/>
          <w:sz w:val="24"/>
          <w:szCs w:val="24"/>
          <w:lang w:val="id-ID"/>
          <w:rPrChange w:id="415" w:author="Abdul Ghanni" w:date="2015-10-14T20:16:00Z">
            <w:rPr>
              <w:ins w:id="416" w:author="Abdul Ghanni" w:date="2015-10-14T20:16:00Z"/>
              <w:sz w:val="24"/>
              <w:szCs w:val="24"/>
              <w:lang w:val="id-ID"/>
            </w:rPr>
          </w:rPrChange>
        </w:rPr>
        <w:pPrChange w:id="417" w:author="Abdul Ghanni" w:date="2015-10-14T20:1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18" w:author="Abdul Ghanni" w:date="2015-10-14T20:09:00Z">
        <w:r>
          <w:rPr>
            <w:b/>
            <w:i/>
            <w:sz w:val="24"/>
            <w:szCs w:val="24"/>
            <w:lang w:val="id-ID"/>
            <w:rPrChange w:id="419" w:author="Abdul Ghanni" w:date="2015-10-14T20:16:00Z">
              <w:rPr>
                <w:b/>
                <w:i/>
                <w:sz w:val="24"/>
                <w:szCs w:val="24"/>
                <w:lang w:val="id-ID"/>
              </w:rPr>
            </w:rPrChange>
          </w:rPr>
          <w:pict>
            <v:shape id="_x0000_i1033" type="#_x0000_t75" style="width:467.45pt;height:58.05pt">
              <v:imagedata r:id="rId16" o:title="1" cropbottom="54590f"/>
            </v:shape>
          </w:pict>
        </w:r>
      </w:ins>
    </w:p>
    <w:p w:rsidR="00146BB3" w:rsidRPr="00146BB3" w:rsidRDefault="00146BB3">
      <w:pPr>
        <w:tabs>
          <w:tab w:val="left" w:pos="450"/>
        </w:tabs>
        <w:spacing w:before="240" w:line="240" w:lineRule="auto"/>
        <w:jc w:val="center"/>
        <w:rPr>
          <w:i/>
          <w:sz w:val="24"/>
          <w:szCs w:val="24"/>
          <w:lang w:val="id-ID"/>
          <w:rPrChange w:id="420" w:author="Abdul Ghanni" w:date="2015-10-14T20:16:00Z">
            <w:rPr>
              <w:b/>
              <w:sz w:val="28"/>
              <w:szCs w:val="28"/>
              <w:lang w:val="id-ID"/>
            </w:rPr>
          </w:rPrChange>
        </w:rPr>
        <w:pPrChange w:id="421" w:author="Abdul Ghanni" w:date="2015-10-14T20:1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22" w:author="Abdul Ghanni" w:date="2015-10-14T20:16:00Z">
        <w:r w:rsidRPr="00146BB3">
          <w:rPr>
            <w:i/>
            <w:sz w:val="24"/>
            <w:szCs w:val="24"/>
            <w:lang w:val="id-ID"/>
            <w:rPrChange w:id="423" w:author="Abdul Ghanni" w:date="2015-10-14T20:16:00Z">
              <w:rPr>
                <w:sz w:val="24"/>
                <w:szCs w:val="24"/>
                <w:lang w:val="id-ID"/>
              </w:rPr>
            </w:rPrChange>
          </w:rPr>
          <w:t>Gambar 2.1</w:t>
        </w:r>
      </w:ins>
    </w:p>
    <w:p w:rsidR="003F6D4F" w:rsidRPr="004046EE" w:rsidRDefault="003F6D4F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b/>
          <w:sz w:val="24"/>
          <w:szCs w:val="24"/>
          <w:lang w:val="id-ID"/>
          <w:rPrChange w:id="424" w:author="Abdul Ghanni" w:date="2015-10-14T19:59:00Z">
            <w:rPr>
              <w:b/>
              <w:sz w:val="28"/>
              <w:szCs w:val="28"/>
              <w:lang w:val="id-ID"/>
            </w:rPr>
          </w:rPrChange>
        </w:rPr>
      </w:pPr>
      <w:r w:rsidRPr="004046EE">
        <w:rPr>
          <w:sz w:val="24"/>
          <w:szCs w:val="24"/>
          <w:lang w:val="id-ID"/>
          <w:rPrChange w:id="425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Di halaman </w:t>
      </w:r>
      <w:proofErr w:type="spellStart"/>
      <w:r w:rsidRPr="004046EE">
        <w:rPr>
          <w:sz w:val="24"/>
          <w:szCs w:val="24"/>
          <w:lang w:val="id-ID"/>
          <w:rPrChange w:id="426" w:author="Abdul Ghanni" w:date="2015-10-14T19:59:00Z">
            <w:rPr>
              <w:sz w:val="24"/>
              <w:szCs w:val="28"/>
              <w:lang w:val="id-ID"/>
            </w:rPr>
          </w:rPrChange>
        </w:rPr>
        <w:t>input</w:t>
      </w:r>
      <w:proofErr w:type="spellEnd"/>
      <w:r w:rsidRPr="004046EE">
        <w:rPr>
          <w:sz w:val="24"/>
          <w:szCs w:val="24"/>
          <w:lang w:val="id-ID"/>
          <w:rPrChange w:id="427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 </w:t>
      </w:r>
      <w:del w:id="428" w:author="Abdul Ghanni" w:date="2015-10-14T20:01:00Z">
        <w:r w:rsidRPr="004046EE" w:rsidDel="00E33F36">
          <w:rPr>
            <w:sz w:val="24"/>
            <w:szCs w:val="24"/>
            <w:lang w:val="id-ID"/>
            <w:rPrChange w:id="429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promosi</w:delText>
        </w:r>
      </w:del>
      <w:ins w:id="430" w:author="Abdul Ghanni" w:date="2015-10-14T20:01:00Z">
        <w:r w:rsidR="00E33F36">
          <w:rPr>
            <w:sz w:val="24"/>
            <w:szCs w:val="24"/>
            <w:lang w:val="id-ID"/>
          </w:rPr>
          <w:t>pengajuan</w:t>
        </w:r>
      </w:ins>
      <w:r w:rsidRPr="004046EE">
        <w:rPr>
          <w:sz w:val="24"/>
          <w:szCs w:val="24"/>
          <w:lang w:val="id-ID"/>
          <w:rPrChange w:id="431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, isi informasi </w:t>
      </w:r>
      <w:del w:id="432" w:author="Abdul Ghanni" w:date="2015-10-14T20:01:00Z">
        <w:r w:rsidRPr="004046EE" w:rsidDel="00E33F36">
          <w:rPr>
            <w:sz w:val="24"/>
            <w:szCs w:val="24"/>
            <w:lang w:val="id-ID"/>
            <w:rPrChange w:id="433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promosi </w:delText>
        </w:r>
      </w:del>
      <w:r w:rsidRPr="004046EE">
        <w:rPr>
          <w:sz w:val="24"/>
          <w:szCs w:val="24"/>
          <w:lang w:val="id-ID"/>
          <w:rPrChange w:id="434" w:author="Abdul Ghanni" w:date="2015-10-14T19:59:00Z">
            <w:rPr>
              <w:sz w:val="24"/>
              <w:szCs w:val="28"/>
              <w:lang w:val="id-ID"/>
            </w:rPr>
          </w:rPrChange>
        </w:rPr>
        <w:t xml:space="preserve">yang akan diajukan dan atasan yang dibutuhkan untuk melakukan </w:t>
      </w:r>
      <w:proofErr w:type="spellStart"/>
      <w:r w:rsidRPr="004046EE">
        <w:rPr>
          <w:sz w:val="24"/>
          <w:szCs w:val="24"/>
          <w:lang w:val="id-ID"/>
          <w:rPrChange w:id="435" w:author="Abdul Ghanni" w:date="2015-10-14T19:59:00Z">
            <w:rPr>
              <w:sz w:val="24"/>
              <w:szCs w:val="28"/>
              <w:lang w:val="id-ID"/>
            </w:rPr>
          </w:rPrChange>
        </w:rPr>
        <w:t>approval</w:t>
      </w:r>
      <w:proofErr w:type="spellEnd"/>
      <w:r w:rsidRPr="004046EE">
        <w:rPr>
          <w:sz w:val="24"/>
          <w:szCs w:val="24"/>
          <w:lang w:val="id-ID"/>
          <w:rPrChange w:id="436" w:author="Abdul Ghanni" w:date="2015-10-14T19:59:00Z">
            <w:rPr>
              <w:sz w:val="24"/>
              <w:szCs w:val="28"/>
              <w:lang w:val="id-ID"/>
            </w:rPr>
          </w:rPrChange>
        </w:rPr>
        <w:t>.</w:t>
      </w:r>
    </w:p>
    <w:p w:rsidR="003702F5" w:rsidRPr="006A3723" w:rsidRDefault="003F6D4F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37" w:author="Abdul Ghanni" w:date="2015-10-14T20:02:00Z"/>
          <w:b/>
          <w:sz w:val="24"/>
          <w:szCs w:val="24"/>
          <w:lang w:val="id-ID"/>
          <w:rPrChange w:id="438" w:author="Abdul Ghanni" w:date="2015-10-14T20:02:00Z">
            <w:rPr>
              <w:ins w:id="439" w:author="Abdul Ghanni" w:date="2015-10-14T20:02:00Z"/>
              <w:sz w:val="24"/>
              <w:szCs w:val="24"/>
              <w:lang w:val="id-ID"/>
            </w:rPr>
          </w:rPrChange>
        </w:rPr>
      </w:pPr>
      <w:r w:rsidRPr="004046EE">
        <w:rPr>
          <w:b/>
          <w:sz w:val="24"/>
          <w:szCs w:val="24"/>
          <w:lang w:val="id-ID"/>
          <w:rPrChange w:id="440" w:author="Abdul Ghanni" w:date="2015-10-14T19:59:00Z">
            <w:rPr>
              <w:b/>
              <w:sz w:val="28"/>
              <w:szCs w:val="28"/>
              <w:lang w:val="id-ID"/>
            </w:rPr>
          </w:rPrChange>
        </w:rPr>
        <w:t xml:space="preserve"> </w:t>
      </w:r>
      <w:ins w:id="441" w:author="Abdul Ghanni" w:date="2015-10-14T20:01:00Z">
        <w:r w:rsidR="00E33F36">
          <w:rPr>
            <w:sz w:val="24"/>
            <w:szCs w:val="24"/>
            <w:lang w:val="id-ID"/>
          </w:rPr>
          <w:t xml:space="preserve">Jika Anda akan menambahkan lampiran tekan tombol </w:t>
        </w:r>
        <w:proofErr w:type="spellStart"/>
        <w:r w:rsidR="00E33F36">
          <w:rPr>
            <w:sz w:val="24"/>
            <w:szCs w:val="24"/>
            <w:lang w:val="id-ID"/>
          </w:rPr>
          <w:t>browse</w:t>
        </w:r>
        <w:proofErr w:type="spellEnd"/>
        <w:r w:rsidR="00E33F36">
          <w:rPr>
            <w:sz w:val="24"/>
            <w:szCs w:val="24"/>
            <w:lang w:val="id-ID"/>
          </w:rPr>
          <w:t xml:space="preserve"> untuk </w:t>
        </w:r>
        <w:proofErr w:type="spellStart"/>
        <w:r w:rsidR="00E33F36">
          <w:rPr>
            <w:sz w:val="24"/>
            <w:szCs w:val="24"/>
            <w:lang w:val="id-ID"/>
          </w:rPr>
          <w:t>mengupload</w:t>
        </w:r>
        <w:proofErr w:type="spellEnd"/>
        <w:r w:rsidR="00E33F36">
          <w:rPr>
            <w:sz w:val="24"/>
            <w:szCs w:val="24"/>
            <w:lang w:val="id-ID"/>
          </w:rPr>
          <w:t xml:space="preserve"> lampiran, jika lampiran lebih dari satu, tekan tombol </w:t>
        </w:r>
      </w:ins>
      <w:ins w:id="442" w:author="Abdul Ghanni" w:date="2015-10-14T20:02:00Z">
        <w:r w:rsidR="00E33F36">
          <w:rPr>
            <w:sz w:val="24"/>
            <w:szCs w:val="24"/>
            <w:lang w:val="id-ID"/>
          </w:rPr>
          <w:t>“</w:t>
        </w:r>
        <w:proofErr w:type="spellStart"/>
        <w:r w:rsidR="00E33F36">
          <w:rPr>
            <w:sz w:val="24"/>
            <w:szCs w:val="24"/>
            <w:lang w:val="id-ID"/>
          </w:rPr>
          <w:t>add</w:t>
        </w:r>
        <w:proofErr w:type="spellEnd"/>
        <w:r w:rsidR="00E33F36">
          <w:rPr>
            <w:sz w:val="24"/>
            <w:szCs w:val="24"/>
            <w:lang w:val="id-ID"/>
          </w:rPr>
          <w:t xml:space="preserve"> </w:t>
        </w:r>
        <w:proofErr w:type="spellStart"/>
        <w:r w:rsidR="00E33F36">
          <w:rPr>
            <w:sz w:val="24"/>
            <w:szCs w:val="24"/>
            <w:lang w:val="id-ID"/>
          </w:rPr>
          <w:t>attachment</w:t>
        </w:r>
        <w:proofErr w:type="spellEnd"/>
        <w:r w:rsidR="00E33F36">
          <w:rPr>
            <w:sz w:val="24"/>
            <w:szCs w:val="24"/>
            <w:lang w:val="id-ID"/>
          </w:rPr>
          <w:t>” untuk menambahkan lampiran lainnya.</w:t>
        </w:r>
      </w:ins>
    </w:p>
    <w:p w:rsidR="006A3723" w:rsidRPr="004D77E2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43" w:author="Abdul Ghanni" w:date="2015-10-14T20:10:00Z"/>
          <w:b/>
          <w:sz w:val="24"/>
          <w:szCs w:val="24"/>
          <w:lang w:val="id-ID"/>
          <w:rPrChange w:id="444" w:author="Abdul Ghanni" w:date="2015-10-14T20:10:00Z">
            <w:rPr>
              <w:ins w:id="445" w:author="Abdul Ghanni" w:date="2015-10-14T20:10:00Z"/>
              <w:sz w:val="24"/>
              <w:szCs w:val="24"/>
              <w:lang w:val="id-ID"/>
            </w:rPr>
          </w:rPrChange>
        </w:rPr>
      </w:pPr>
      <w:ins w:id="446" w:author="Abdul Ghanni" w:date="2015-10-14T20:03:00Z">
        <w:r>
          <w:rPr>
            <w:sz w:val="24"/>
            <w:szCs w:val="24"/>
            <w:lang w:val="id-ID"/>
          </w:rPr>
          <w:t xml:space="preserve">Jika data sudah terisi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data dan mengirim notifikasi ke atasan dan HRD untuk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4D77E2" w:rsidRDefault="000956FE">
      <w:pPr>
        <w:tabs>
          <w:tab w:val="left" w:pos="450"/>
        </w:tabs>
        <w:spacing w:before="240" w:line="240" w:lineRule="auto"/>
        <w:jc w:val="center"/>
        <w:rPr>
          <w:ins w:id="447" w:author="Abdul Ghanni" w:date="2015-10-14T20:16:00Z"/>
          <w:i/>
          <w:sz w:val="24"/>
          <w:szCs w:val="24"/>
          <w:lang w:val="id-ID"/>
        </w:rPr>
        <w:pPrChange w:id="448" w:author="Abdul Ghanni" w:date="2015-10-14T20:1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49" w:author="Abdul Ghanni" w:date="2015-10-14T20:15:00Z">
        <w:r>
          <w:rPr>
            <w:b/>
            <w:sz w:val="24"/>
            <w:szCs w:val="24"/>
            <w:lang w:val="id-ID"/>
          </w:rPr>
          <w:pict>
            <v:shape id="_x0000_i1034" type="#_x0000_t75" style="width:467.45pt;height:247.15pt">
              <v:imagedata r:id="rId17" o:title="3" cropbottom="19064f"/>
            </v:shape>
          </w:pict>
        </w:r>
        <w:r w:rsidR="00146BB3" w:rsidRPr="00146BB3">
          <w:rPr>
            <w:i/>
            <w:sz w:val="24"/>
            <w:szCs w:val="24"/>
            <w:lang w:val="id-ID"/>
            <w:rPrChange w:id="450" w:author="Abdul Ghanni" w:date="2015-10-14T20:16:00Z">
              <w:rPr>
                <w:sz w:val="24"/>
                <w:szCs w:val="24"/>
                <w:lang w:val="id-ID"/>
              </w:rPr>
            </w:rPrChange>
          </w:rPr>
          <w:t>Gambar</w:t>
        </w:r>
      </w:ins>
      <w:ins w:id="451" w:author="Abdul Ghanni" w:date="2015-10-14T20:16:00Z">
        <w:r w:rsidR="00146BB3" w:rsidRPr="00146BB3">
          <w:rPr>
            <w:i/>
            <w:sz w:val="24"/>
            <w:szCs w:val="24"/>
            <w:lang w:val="id-ID"/>
            <w:rPrChange w:id="452" w:author="Abdul Ghanni" w:date="2015-10-14T20:16:00Z">
              <w:rPr>
                <w:sz w:val="24"/>
                <w:szCs w:val="24"/>
                <w:lang w:val="id-ID"/>
              </w:rPr>
            </w:rPrChange>
          </w:rPr>
          <w:t xml:space="preserve"> 2.2</w:t>
        </w:r>
      </w:ins>
    </w:p>
    <w:p w:rsidR="00146BB3" w:rsidRDefault="00146BB3">
      <w:pPr>
        <w:tabs>
          <w:tab w:val="left" w:pos="450"/>
        </w:tabs>
        <w:spacing w:before="240" w:line="240" w:lineRule="auto"/>
        <w:rPr>
          <w:ins w:id="453" w:author="Abdul Ghanni" w:date="2015-10-14T20:16:00Z"/>
          <w:sz w:val="24"/>
          <w:szCs w:val="24"/>
          <w:lang w:val="id-ID"/>
        </w:rPr>
        <w:pPrChange w:id="454" w:author="Abdul Ghanni" w:date="2015-10-14T20:1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55" w:author="Abdul Ghanni" w:date="2015-10-14T20:16:00Z">
        <w:r>
          <w:rPr>
            <w:i/>
            <w:sz w:val="24"/>
            <w:szCs w:val="24"/>
            <w:lang w:val="id-ID"/>
          </w:rPr>
          <w:lastRenderedPageBreak/>
          <w:tab/>
        </w:r>
        <w:r>
          <w:rPr>
            <w:i/>
            <w:sz w:val="24"/>
            <w:szCs w:val="24"/>
            <w:lang w:val="id-ID"/>
          </w:rPr>
          <w:tab/>
        </w:r>
        <w:r>
          <w:rPr>
            <w:sz w:val="24"/>
            <w:szCs w:val="24"/>
            <w:lang w:val="id-ID"/>
          </w:rPr>
          <w:tab/>
          <w:t>Keterangan gambar 2.2 :</w:t>
        </w:r>
      </w:ins>
    </w:p>
    <w:p w:rsidR="00146BB3" w:rsidRDefault="00146BB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456" w:author="Abdul Ghanni" w:date="2015-10-14T20:17:00Z"/>
          <w:sz w:val="24"/>
          <w:szCs w:val="24"/>
          <w:lang w:val="id-ID"/>
        </w:rPr>
        <w:pPrChange w:id="457" w:author="Abdul Ghanni" w:date="2015-10-14T20:17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58" w:author="Abdul Ghanni" w:date="2015-10-14T20:17:00Z">
        <w:r>
          <w:rPr>
            <w:sz w:val="24"/>
            <w:szCs w:val="24"/>
            <w:lang w:val="id-ID"/>
          </w:rPr>
          <w:t>Tombol untuk mengunggah lampiran</w:t>
        </w:r>
      </w:ins>
    </w:p>
    <w:p w:rsidR="00146BB3" w:rsidRDefault="00146BB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459" w:author="Abdul Ghanni" w:date="2015-10-14T20:17:00Z"/>
          <w:sz w:val="24"/>
          <w:szCs w:val="24"/>
          <w:lang w:val="id-ID"/>
        </w:rPr>
        <w:pPrChange w:id="460" w:author="Abdul Ghanni" w:date="2015-10-14T20:17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61" w:author="Abdul Ghanni" w:date="2015-10-14T20:17:00Z">
        <w:r>
          <w:rPr>
            <w:sz w:val="24"/>
            <w:szCs w:val="24"/>
            <w:lang w:val="id-ID"/>
          </w:rPr>
          <w:t xml:space="preserve">Tombol untuk menambah kolom lampiran / </w:t>
        </w:r>
        <w:proofErr w:type="spellStart"/>
        <w:r>
          <w:rPr>
            <w:sz w:val="24"/>
            <w:szCs w:val="24"/>
            <w:lang w:val="id-ID"/>
          </w:rPr>
          <w:t>attachment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9611C9" w:rsidRPr="00146BB3" w:rsidRDefault="009611C9">
      <w:pPr>
        <w:pStyle w:val="ListParagraph"/>
        <w:tabs>
          <w:tab w:val="left" w:pos="450"/>
        </w:tabs>
        <w:spacing w:before="240" w:line="240" w:lineRule="auto"/>
        <w:ind w:left="1440"/>
        <w:rPr>
          <w:ins w:id="462" w:author="Abdul Ghanni" w:date="2015-10-14T20:03:00Z"/>
          <w:sz w:val="24"/>
          <w:szCs w:val="24"/>
          <w:lang w:val="id-ID"/>
        </w:rPr>
        <w:pPrChange w:id="463" w:author="Abdul Ghanni" w:date="2015-10-14T20:17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64" w:author="Abdul Ghanni" w:date="2015-10-14T20:17:00Z"/>
          <w:b/>
          <w:sz w:val="24"/>
          <w:szCs w:val="24"/>
          <w:lang w:val="id-ID"/>
          <w:rPrChange w:id="465" w:author="Abdul Ghanni" w:date="2015-10-14T20:17:00Z">
            <w:rPr>
              <w:ins w:id="466" w:author="Abdul Ghanni" w:date="2015-10-14T20:17:00Z"/>
              <w:sz w:val="24"/>
              <w:szCs w:val="24"/>
              <w:lang w:val="id-ID"/>
            </w:rPr>
          </w:rPrChange>
        </w:rPr>
      </w:pPr>
      <w:ins w:id="467" w:author="Abdul Ghanni" w:date="2015-10-14T20:03:00Z">
        <w:r>
          <w:rPr>
            <w:sz w:val="24"/>
            <w:szCs w:val="24"/>
            <w:lang w:val="id-ID"/>
          </w:rPr>
          <w:t xml:space="preserve">Jika data sudah tersimpan dan notifikasi sudah terkirim, maka </w:t>
        </w:r>
      </w:ins>
      <w:ins w:id="468" w:author="Abdul Ghanni" w:date="2015-10-14T20:04:00Z">
        <w:r>
          <w:rPr>
            <w:sz w:val="24"/>
            <w:szCs w:val="24"/>
            <w:lang w:val="id-ID"/>
          </w:rPr>
          <w:t>Anda</w:t>
        </w:r>
      </w:ins>
      <w:ins w:id="469" w:author="Abdul Ghanni" w:date="2015-10-14T20:03:00Z">
        <w:r>
          <w:rPr>
            <w:sz w:val="24"/>
            <w:szCs w:val="24"/>
            <w:lang w:val="id-ID"/>
          </w:rPr>
          <w:t xml:space="preserve"> </w:t>
        </w:r>
      </w:ins>
      <w:ins w:id="470" w:author="Abdul Ghanni" w:date="2015-10-14T20:04:00Z">
        <w:r>
          <w:rPr>
            <w:sz w:val="24"/>
            <w:szCs w:val="24"/>
            <w:lang w:val="id-ID"/>
          </w:rPr>
          <w:t>akan diarahkan ke halaman daftar pengajuan.</w:t>
        </w:r>
      </w:ins>
    </w:p>
    <w:p w:rsidR="009611C9" w:rsidRDefault="000956FE">
      <w:pPr>
        <w:tabs>
          <w:tab w:val="left" w:pos="450"/>
        </w:tabs>
        <w:spacing w:before="240" w:line="360" w:lineRule="auto"/>
        <w:jc w:val="both"/>
        <w:rPr>
          <w:ins w:id="471" w:author="Abdul Ghanni" w:date="2015-10-15T05:39:00Z"/>
          <w:b/>
          <w:sz w:val="24"/>
          <w:szCs w:val="24"/>
          <w:lang w:val="id-ID"/>
        </w:rPr>
        <w:pPrChange w:id="472" w:author="Abdul Ghanni" w:date="2015-10-14T20:17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73" w:author="Abdul Ghanni" w:date="2015-10-14T20:17:00Z">
        <w:r>
          <w:rPr>
            <w:b/>
            <w:sz w:val="24"/>
            <w:szCs w:val="24"/>
            <w:lang w:val="id-ID"/>
          </w:rPr>
          <w:pict>
            <v:shape id="_x0000_i1035" type="#_x0000_t75" style="width:467.45pt;height:126.8pt">
              <v:imagedata r:id="rId18" o:title="4" cropbottom="41764f"/>
            </v:shape>
          </w:pict>
        </w:r>
      </w:ins>
    </w:p>
    <w:p w:rsidR="003A4469" w:rsidRPr="009611C9" w:rsidRDefault="003A4469">
      <w:pPr>
        <w:tabs>
          <w:tab w:val="left" w:pos="450"/>
        </w:tabs>
        <w:spacing w:before="240" w:line="360" w:lineRule="auto"/>
        <w:jc w:val="center"/>
        <w:rPr>
          <w:ins w:id="474" w:author="Abdul Ghanni" w:date="2015-10-14T20:04:00Z"/>
          <w:b/>
          <w:sz w:val="24"/>
          <w:szCs w:val="24"/>
          <w:lang w:val="id-ID"/>
          <w:rPrChange w:id="475" w:author="Abdul Ghanni" w:date="2015-10-14T20:17:00Z">
            <w:rPr>
              <w:ins w:id="476" w:author="Abdul Ghanni" w:date="2015-10-14T20:04:00Z"/>
              <w:sz w:val="24"/>
              <w:szCs w:val="24"/>
              <w:lang w:val="id-ID"/>
            </w:rPr>
          </w:rPrChange>
        </w:rPr>
        <w:pPrChange w:id="477" w:author="Abdul Ghanni" w:date="2015-10-15T05:39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78" w:author="Abdul Ghanni" w:date="2015-10-15T05:39:00Z">
        <w:r w:rsidRPr="001D3B06">
          <w:rPr>
            <w:i/>
            <w:sz w:val="24"/>
            <w:szCs w:val="24"/>
            <w:lang w:val="id-ID"/>
          </w:rPr>
          <w:t>Gambar 2.</w:t>
        </w:r>
        <w:r>
          <w:rPr>
            <w:i/>
            <w:sz w:val="24"/>
            <w:szCs w:val="24"/>
            <w:lang w:val="id-ID"/>
          </w:rPr>
          <w:t>3</w:t>
        </w:r>
      </w:ins>
    </w:p>
    <w:p w:rsidR="006A3723" w:rsidRPr="006A3723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79" w:author="Abdul Ghanni" w:date="2015-10-14T20:06:00Z"/>
          <w:b/>
          <w:sz w:val="24"/>
          <w:szCs w:val="24"/>
          <w:lang w:val="id-ID"/>
          <w:rPrChange w:id="480" w:author="Abdul Ghanni" w:date="2015-10-14T20:06:00Z">
            <w:rPr>
              <w:ins w:id="481" w:author="Abdul Ghanni" w:date="2015-10-14T20:06:00Z"/>
              <w:sz w:val="24"/>
              <w:szCs w:val="24"/>
              <w:lang w:val="id-ID"/>
            </w:rPr>
          </w:rPrChange>
        </w:rPr>
      </w:pPr>
      <w:ins w:id="482" w:author="Abdul Ghanni" w:date="2015-10-14T20:05:00Z">
        <w:r>
          <w:rPr>
            <w:sz w:val="24"/>
            <w:szCs w:val="24"/>
            <w:lang w:val="id-ID"/>
          </w:rPr>
          <w:t xml:space="preserve">Saat atasan sudah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, </w:t>
        </w:r>
      </w:ins>
      <w:ins w:id="483" w:author="Abdul Ghanni" w:date="2015-10-14T20:06:00Z">
        <w:r>
          <w:rPr>
            <w:sz w:val="24"/>
            <w:szCs w:val="24"/>
            <w:lang w:val="id-ID"/>
          </w:rPr>
          <w:t>Anda</w:t>
        </w:r>
      </w:ins>
      <w:ins w:id="484" w:author="Abdul Ghanni" w:date="2015-10-14T20:05:00Z">
        <w:r>
          <w:rPr>
            <w:sz w:val="24"/>
            <w:szCs w:val="24"/>
            <w:lang w:val="id-ID"/>
          </w:rPr>
          <w:t xml:space="preserve"> </w:t>
        </w:r>
      </w:ins>
      <w:ins w:id="485" w:author="Abdul Ghanni" w:date="2015-10-14T20:06:00Z">
        <w:r>
          <w:rPr>
            <w:sz w:val="24"/>
            <w:szCs w:val="24"/>
            <w:lang w:val="id-ID"/>
          </w:rPr>
          <w:t>akan mendapatkan notifikasi.</w:t>
        </w:r>
      </w:ins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486" w:author="Abdul Ghanni" w:date="2015-10-14T20:18:00Z"/>
          <w:b/>
          <w:sz w:val="24"/>
          <w:szCs w:val="24"/>
          <w:lang w:val="id-ID"/>
          <w:rPrChange w:id="487" w:author="Abdul Ghanni" w:date="2015-10-14T20:18:00Z">
            <w:rPr>
              <w:ins w:id="488" w:author="Abdul Ghanni" w:date="2015-10-14T20:18:00Z"/>
              <w:sz w:val="24"/>
              <w:szCs w:val="24"/>
              <w:lang w:val="id-ID"/>
            </w:rPr>
          </w:rPrChange>
        </w:rPr>
      </w:pPr>
      <w:ins w:id="489" w:author="Abdul Ghanni" w:date="2015-10-14T20:06:00Z">
        <w:r>
          <w:rPr>
            <w:sz w:val="24"/>
            <w:szCs w:val="24"/>
            <w:lang w:val="id-ID"/>
          </w:rPr>
          <w:t>Tekan tombol notifikasi, untuk melihat notifikasi/email yang masuk.</w:t>
        </w:r>
      </w:ins>
    </w:p>
    <w:p w:rsidR="009611C9" w:rsidRDefault="000956FE">
      <w:pPr>
        <w:tabs>
          <w:tab w:val="left" w:pos="450"/>
        </w:tabs>
        <w:spacing w:before="240" w:line="360" w:lineRule="auto"/>
        <w:jc w:val="both"/>
        <w:rPr>
          <w:ins w:id="490" w:author="Abdul Ghanni" w:date="2015-10-15T05:39:00Z"/>
          <w:b/>
          <w:sz w:val="24"/>
          <w:szCs w:val="24"/>
          <w:lang w:val="id-ID"/>
        </w:rPr>
        <w:pPrChange w:id="491" w:author="Abdul Ghanni" w:date="2015-10-14T20:18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92" w:author="Abdul Ghanni" w:date="2015-10-14T20:18:00Z">
        <w:r>
          <w:rPr>
            <w:b/>
            <w:sz w:val="24"/>
            <w:szCs w:val="24"/>
            <w:lang w:val="id-ID"/>
          </w:rPr>
          <w:pict>
            <v:shape id="_x0000_i1036" type="#_x0000_t75" style="width:467.45pt;height:185.9pt">
              <v:imagedata r:id="rId19" o:title="5" cropbottom="30471f"/>
            </v:shape>
          </w:pict>
        </w:r>
      </w:ins>
    </w:p>
    <w:p w:rsidR="003A4469" w:rsidRDefault="003A4469">
      <w:pPr>
        <w:tabs>
          <w:tab w:val="left" w:pos="450"/>
        </w:tabs>
        <w:spacing w:before="240" w:line="360" w:lineRule="auto"/>
        <w:jc w:val="center"/>
        <w:rPr>
          <w:ins w:id="493" w:author="Abdul Ghanni" w:date="2015-10-15T05:39:00Z"/>
          <w:i/>
          <w:sz w:val="24"/>
          <w:szCs w:val="24"/>
          <w:lang w:val="id-ID"/>
        </w:rPr>
        <w:pPrChange w:id="494" w:author="Abdul Ghanni" w:date="2015-10-15T05:39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495" w:author="Abdul Ghanni" w:date="2015-10-15T05:39:00Z">
        <w:r w:rsidRPr="001D3B06">
          <w:rPr>
            <w:i/>
            <w:sz w:val="24"/>
            <w:szCs w:val="24"/>
            <w:lang w:val="id-ID"/>
          </w:rPr>
          <w:t>Gambar 2.</w:t>
        </w:r>
        <w:r>
          <w:rPr>
            <w:i/>
            <w:sz w:val="24"/>
            <w:szCs w:val="24"/>
            <w:lang w:val="id-ID"/>
          </w:rPr>
          <w:t>4</w:t>
        </w:r>
      </w:ins>
    </w:p>
    <w:p w:rsidR="003A4469" w:rsidRPr="009611C9" w:rsidRDefault="003A4469">
      <w:pPr>
        <w:tabs>
          <w:tab w:val="left" w:pos="450"/>
        </w:tabs>
        <w:spacing w:before="240" w:line="360" w:lineRule="auto"/>
        <w:jc w:val="center"/>
        <w:rPr>
          <w:ins w:id="496" w:author="Abdul Ghanni" w:date="2015-10-14T20:06:00Z"/>
          <w:b/>
          <w:sz w:val="24"/>
          <w:szCs w:val="24"/>
          <w:lang w:val="id-ID"/>
          <w:rPrChange w:id="497" w:author="Abdul Ghanni" w:date="2015-10-14T20:18:00Z">
            <w:rPr>
              <w:ins w:id="498" w:author="Abdul Ghanni" w:date="2015-10-14T20:06:00Z"/>
              <w:sz w:val="24"/>
              <w:szCs w:val="24"/>
              <w:lang w:val="id-ID"/>
            </w:rPr>
          </w:rPrChange>
        </w:rPr>
        <w:pPrChange w:id="499" w:author="Abdul Ghanni" w:date="2015-10-15T05:39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</w:p>
    <w:p w:rsidR="006A3723" w:rsidRPr="006A3723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500" w:author="Abdul Ghanni" w:date="2015-10-14T20:06:00Z"/>
          <w:b/>
          <w:sz w:val="24"/>
          <w:szCs w:val="24"/>
          <w:lang w:val="id-ID"/>
          <w:rPrChange w:id="501" w:author="Abdul Ghanni" w:date="2015-10-14T20:06:00Z">
            <w:rPr>
              <w:ins w:id="502" w:author="Abdul Ghanni" w:date="2015-10-14T20:06:00Z"/>
              <w:sz w:val="24"/>
              <w:szCs w:val="24"/>
              <w:lang w:val="id-ID"/>
            </w:rPr>
          </w:rPrChange>
        </w:rPr>
      </w:pPr>
      <w:ins w:id="503" w:author="Abdul Ghanni" w:date="2015-10-14T20:06:00Z">
        <w:r>
          <w:rPr>
            <w:sz w:val="24"/>
            <w:szCs w:val="24"/>
            <w:lang w:val="id-ID"/>
          </w:rPr>
          <w:lastRenderedPageBreak/>
          <w:t>Tekan pada judul email untuk melihat detail.</w:t>
        </w:r>
      </w:ins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504" w:author="Abdul Ghanni" w:date="2015-10-14T20:18:00Z"/>
          <w:b/>
          <w:sz w:val="24"/>
          <w:szCs w:val="24"/>
          <w:lang w:val="id-ID"/>
          <w:rPrChange w:id="505" w:author="Abdul Ghanni" w:date="2015-10-14T20:18:00Z">
            <w:rPr>
              <w:ins w:id="506" w:author="Abdul Ghanni" w:date="2015-10-14T20:18:00Z"/>
              <w:sz w:val="24"/>
              <w:szCs w:val="24"/>
              <w:lang w:val="id-ID"/>
            </w:rPr>
          </w:rPrChange>
        </w:rPr>
      </w:pPr>
      <w:ins w:id="507" w:author="Abdul Ghanni" w:date="2015-10-14T20:06:00Z">
        <w:r>
          <w:rPr>
            <w:sz w:val="24"/>
            <w:szCs w:val="24"/>
            <w:lang w:val="id-ID"/>
          </w:rPr>
          <w:t xml:space="preserve">Pada detail email, klik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”, untuk menuju ke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pengajuan.</w:t>
        </w:r>
      </w:ins>
    </w:p>
    <w:p w:rsidR="009611C9" w:rsidRDefault="000956FE">
      <w:pPr>
        <w:tabs>
          <w:tab w:val="left" w:pos="450"/>
        </w:tabs>
        <w:spacing w:before="240" w:line="240" w:lineRule="auto"/>
        <w:jc w:val="both"/>
        <w:rPr>
          <w:ins w:id="508" w:author="Abdul Ghanni" w:date="2015-10-15T05:39:00Z"/>
          <w:b/>
          <w:sz w:val="24"/>
          <w:szCs w:val="24"/>
          <w:lang w:val="id-ID"/>
        </w:rPr>
        <w:pPrChange w:id="509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10" w:author="Abdul Ghanni" w:date="2015-10-14T20:18:00Z">
        <w:r>
          <w:rPr>
            <w:b/>
            <w:sz w:val="24"/>
            <w:szCs w:val="24"/>
            <w:lang w:val="id-ID"/>
          </w:rPr>
          <w:pict>
            <v:shape id="_x0000_i1037" type="#_x0000_t75" style="width:467.45pt;height:178.4pt">
              <v:imagedata r:id="rId20" o:title="6" cropbottom="37797f"/>
            </v:shape>
          </w:pict>
        </w:r>
      </w:ins>
    </w:p>
    <w:p w:rsidR="003A4469" w:rsidRPr="003A4469" w:rsidRDefault="003A4469">
      <w:pPr>
        <w:tabs>
          <w:tab w:val="left" w:pos="450"/>
        </w:tabs>
        <w:spacing w:before="240" w:line="240" w:lineRule="auto"/>
        <w:jc w:val="center"/>
        <w:rPr>
          <w:ins w:id="511" w:author="Abdul Ghanni" w:date="2015-10-14T20:06:00Z"/>
          <w:b/>
          <w:szCs w:val="24"/>
          <w:lang w:val="id-ID"/>
          <w:rPrChange w:id="512" w:author="Abdul Ghanni" w:date="2015-10-15T05:40:00Z">
            <w:rPr>
              <w:ins w:id="513" w:author="Abdul Ghanni" w:date="2015-10-14T20:06:00Z"/>
              <w:sz w:val="24"/>
              <w:szCs w:val="24"/>
              <w:lang w:val="id-ID"/>
            </w:rPr>
          </w:rPrChange>
        </w:rPr>
        <w:pPrChange w:id="514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15" w:author="Abdul Ghanni" w:date="2015-10-15T05:39:00Z">
        <w:r w:rsidRPr="003A4469">
          <w:rPr>
            <w:i/>
            <w:szCs w:val="24"/>
            <w:lang w:val="id-ID"/>
            <w:rPrChange w:id="516" w:author="Abdul Ghanni" w:date="2015-10-15T05:40:00Z">
              <w:rPr>
                <w:i/>
                <w:sz w:val="24"/>
                <w:szCs w:val="24"/>
                <w:lang w:val="id-ID"/>
              </w:rPr>
            </w:rPrChange>
          </w:rPr>
          <w:t>Gambar 2.5</w:t>
        </w:r>
      </w:ins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517" w:author="Abdul Ghanni" w:date="2015-10-14T20:19:00Z"/>
          <w:b/>
          <w:sz w:val="24"/>
          <w:szCs w:val="24"/>
          <w:lang w:val="id-ID"/>
          <w:rPrChange w:id="518" w:author="Abdul Ghanni" w:date="2015-10-14T20:19:00Z">
            <w:rPr>
              <w:ins w:id="519" w:author="Abdul Ghanni" w:date="2015-10-14T20:19:00Z"/>
              <w:sz w:val="24"/>
              <w:szCs w:val="24"/>
              <w:lang w:val="id-ID"/>
            </w:rPr>
          </w:rPrChange>
        </w:rPr>
      </w:pPr>
      <w:ins w:id="520" w:author="Abdul Ghanni" w:date="2015-10-14T20:07:00Z">
        <w:r>
          <w:rPr>
            <w:sz w:val="24"/>
            <w:szCs w:val="24"/>
            <w:lang w:val="id-ID"/>
          </w:rPr>
          <w:t xml:space="preserve">Pada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, Anda dapat melihat detail pengajuan Anda serta status terakhir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dari atasan.</w:t>
        </w:r>
      </w:ins>
    </w:p>
    <w:p w:rsidR="009611C9" w:rsidRDefault="000956FE">
      <w:pPr>
        <w:tabs>
          <w:tab w:val="left" w:pos="450"/>
        </w:tabs>
        <w:spacing w:before="240" w:line="240" w:lineRule="auto"/>
        <w:jc w:val="both"/>
        <w:rPr>
          <w:ins w:id="521" w:author="Abdul Ghanni" w:date="2015-10-15T05:39:00Z"/>
          <w:b/>
          <w:sz w:val="24"/>
          <w:szCs w:val="24"/>
          <w:lang w:val="id-ID"/>
        </w:rPr>
        <w:pPrChange w:id="522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23" w:author="Abdul Ghanni" w:date="2015-10-14T20:19:00Z">
        <w:r>
          <w:rPr>
            <w:b/>
            <w:sz w:val="24"/>
            <w:szCs w:val="24"/>
            <w:lang w:val="id-ID"/>
          </w:rPr>
          <w:pict>
            <v:shape id="_x0000_i1038" type="#_x0000_t75" style="width:467.45pt;height:284.8pt">
              <v:imagedata r:id="rId21" o:title="7" cropbottom="10128f"/>
            </v:shape>
          </w:pict>
        </w:r>
      </w:ins>
    </w:p>
    <w:p w:rsidR="003A4469" w:rsidRPr="003A4469" w:rsidRDefault="003A4469">
      <w:pPr>
        <w:tabs>
          <w:tab w:val="left" w:pos="450"/>
        </w:tabs>
        <w:spacing w:before="240" w:line="240" w:lineRule="auto"/>
        <w:jc w:val="center"/>
        <w:rPr>
          <w:ins w:id="524" w:author="Abdul Ghanni" w:date="2015-10-14T20:20:00Z"/>
          <w:b/>
          <w:i/>
          <w:szCs w:val="24"/>
          <w:lang w:val="id-ID"/>
          <w:rPrChange w:id="525" w:author="Abdul Ghanni" w:date="2015-10-15T05:41:00Z">
            <w:rPr>
              <w:ins w:id="526" w:author="Abdul Ghanni" w:date="2015-10-14T20:20:00Z"/>
              <w:b/>
              <w:sz w:val="24"/>
              <w:szCs w:val="24"/>
              <w:lang w:val="id-ID"/>
            </w:rPr>
          </w:rPrChange>
        </w:rPr>
        <w:pPrChange w:id="527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28" w:author="Abdul Ghanni" w:date="2015-10-15T05:39:00Z">
        <w:r w:rsidRPr="003A4469">
          <w:rPr>
            <w:i/>
            <w:szCs w:val="24"/>
            <w:lang w:val="id-ID"/>
            <w:rPrChange w:id="529" w:author="Abdul Ghanni" w:date="2015-10-15T05:41:00Z">
              <w:rPr>
                <w:i/>
                <w:sz w:val="24"/>
                <w:szCs w:val="24"/>
                <w:lang w:val="id-ID"/>
              </w:rPr>
            </w:rPrChange>
          </w:rPr>
          <w:t>Gambar 2.6</w:t>
        </w:r>
      </w:ins>
    </w:p>
    <w:p w:rsidR="009611C9" w:rsidRDefault="000956FE">
      <w:pPr>
        <w:tabs>
          <w:tab w:val="left" w:pos="450"/>
        </w:tabs>
        <w:spacing w:before="240" w:line="360" w:lineRule="auto"/>
        <w:jc w:val="both"/>
        <w:rPr>
          <w:ins w:id="530" w:author="Abdul Ghanni" w:date="2015-10-15T05:42:00Z"/>
          <w:b/>
          <w:sz w:val="24"/>
          <w:szCs w:val="24"/>
          <w:lang w:val="id-ID"/>
        </w:rPr>
        <w:pPrChange w:id="531" w:author="Abdul Ghanni" w:date="2015-10-14T20:19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32" w:author="Abdul Ghanni" w:date="2015-10-14T20:20:00Z">
        <w:r>
          <w:rPr>
            <w:b/>
            <w:sz w:val="24"/>
            <w:szCs w:val="24"/>
            <w:lang w:val="id-ID"/>
          </w:rPr>
          <w:lastRenderedPageBreak/>
          <w:pict>
            <v:shape id="_x0000_i1039" type="#_x0000_t75" style="width:467.45pt;height:339.6pt">
              <v:imagedata r:id="rId22" o:title="8" cropbottom="4782f"/>
            </v:shape>
          </w:pict>
        </w:r>
      </w:ins>
    </w:p>
    <w:p w:rsidR="003A4469" w:rsidRPr="003A4469" w:rsidRDefault="003A4469">
      <w:pPr>
        <w:tabs>
          <w:tab w:val="left" w:pos="450"/>
        </w:tabs>
        <w:spacing w:before="240" w:line="360" w:lineRule="auto"/>
        <w:jc w:val="center"/>
        <w:rPr>
          <w:ins w:id="533" w:author="Abdul Ghanni" w:date="2015-10-14T20:07:00Z"/>
          <w:b/>
          <w:lang w:val="id-ID"/>
          <w:rPrChange w:id="534" w:author="Abdul Ghanni" w:date="2015-10-15T05:42:00Z">
            <w:rPr>
              <w:ins w:id="535" w:author="Abdul Ghanni" w:date="2015-10-14T20:07:00Z"/>
              <w:sz w:val="24"/>
              <w:szCs w:val="24"/>
              <w:lang w:val="id-ID"/>
            </w:rPr>
          </w:rPrChange>
        </w:rPr>
        <w:pPrChange w:id="536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37" w:author="Abdul Ghanni" w:date="2015-10-15T05:42:00Z">
        <w:r w:rsidRPr="003A4469">
          <w:rPr>
            <w:i/>
            <w:lang w:val="id-ID"/>
            <w:rPrChange w:id="538" w:author="Abdul Ghanni" w:date="2015-10-15T05:42:00Z">
              <w:rPr>
                <w:i/>
                <w:sz w:val="24"/>
                <w:szCs w:val="24"/>
                <w:lang w:val="id-ID"/>
              </w:rPr>
            </w:rPrChange>
          </w:rPr>
          <w:t>Gambar 2.7</w:t>
        </w:r>
      </w:ins>
    </w:p>
    <w:p w:rsidR="006A3723" w:rsidRPr="009611C9" w:rsidRDefault="006A3723" w:rsidP="003F6D4F">
      <w:pPr>
        <w:pStyle w:val="ListParagraph"/>
        <w:numPr>
          <w:ilvl w:val="0"/>
          <w:numId w:val="29"/>
        </w:numPr>
        <w:tabs>
          <w:tab w:val="left" w:pos="450"/>
        </w:tabs>
        <w:spacing w:before="240" w:line="360" w:lineRule="auto"/>
        <w:jc w:val="both"/>
        <w:rPr>
          <w:ins w:id="539" w:author="Abdul Ghanni" w:date="2015-10-14T20:20:00Z"/>
          <w:b/>
          <w:sz w:val="24"/>
          <w:szCs w:val="24"/>
          <w:lang w:val="id-ID"/>
          <w:rPrChange w:id="540" w:author="Abdul Ghanni" w:date="2015-10-14T20:20:00Z">
            <w:rPr>
              <w:ins w:id="541" w:author="Abdul Ghanni" w:date="2015-10-14T20:20:00Z"/>
              <w:sz w:val="24"/>
              <w:szCs w:val="24"/>
              <w:lang w:val="id-ID"/>
            </w:rPr>
          </w:rPrChange>
        </w:rPr>
      </w:pPr>
      <w:ins w:id="542" w:author="Abdul Ghanni" w:date="2015-10-14T20:07:00Z">
        <w:r>
          <w:rPr>
            <w:sz w:val="24"/>
            <w:szCs w:val="24"/>
            <w:lang w:val="id-ID"/>
          </w:rPr>
          <w:t xml:space="preserve">Untuk mencetak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, tekan tombol </w:t>
        </w:r>
        <w:proofErr w:type="spellStart"/>
        <w:r>
          <w:rPr>
            <w:sz w:val="24"/>
            <w:szCs w:val="24"/>
            <w:lang w:val="id-ID"/>
          </w:rPr>
          <w:t>print</w:t>
        </w:r>
        <w:proofErr w:type="spellEnd"/>
        <w:r>
          <w:rPr>
            <w:sz w:val="24"/>
            <w:szCs w:val="24"/>
            <w:lang w:val="id-ID"/>
          </w:rPr>
          <w:t xml:space="preserve"> pada </w:t>
        </w:r>
      </w:ins>
      <w:ins w:id="543" w:author="Abdul Ghanni" w:date="2015-10-14T20:08:00Z">
        <w:r>
          <w:rPr>
            <w:sz w:val="24"/>
            <w:szCs w:val="24"/>
            <w:lang w:val="id-ID"/>
          </w:rPr>
          <w:t xml:space="preserve">halaman </w:t>
        </w:r>
      </w:ins>
      <w:ins w:id="544" w:author="Abdul Ghanni" w:date="2015-10-14T20:07:00Z">
        <w:r>
          <w:rPr>
            <w:sz w:val="24"/>
            <w:szCs w:val="24"/>
            <w:lang w:val="id-ID"/>
          </w:rPr>
          <w:t xml:space="preserve">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atau pada </w:t>
        </w:r>
      </w:ins>
      <w:ins w:id="545" w:author="Abdul Ghanni" w:date="2015-10-14T20:08:00Z">
        <w:r>
          <w:rPr>
            <w:sz w:val="24"/>
            <w:szCs w:val="24"/>
            <w:lang w:val="id-ID"/>
          </w:rPr>
          <w:t>halaman daftar pengajuan.</w:t>
        </w:r>
      </w:ins>
    </w:p>
    <w:p w:rsidR="009611C9" w:rsidRDefault="000956FE">
      <w:pPr>
        <w:tabs>
          <w:tab w:val="left" w:pos="450"/>
        </w:tabs>
        <w:spacing w:before="240" w:line="360" w:lineRule="auto"/>
        <w:jc w:val="both"/>
        <w:rPr>
          <w:ins w:id="546" w:author="Abdul Ghanni" w:date="2015-10-15T05:42:00Z"/>
          <w:b/>
          <w:sz w:val="24"/>
          <w:szCs w:val="24"/>
          <w:lang w:val="id-ID"/>
        </w:rPr>
        <w:pPrChange w:id="547" w:author="Abdul Ghanni" w:date="2015-10-14T20:20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48" w:author="Abdul Ghanni" w:date="2015-10-14T20:20:00Z">
        <w:r>
          <w:rPr>
            <w:b/>
            <w:sz w:val="24"/>
            <w:szCs w:val="24"/>
            <w:lang w:val="id-ID"/>
          </w:rPr>
          <w:pict>
            <v:shape id="_x0000_i1040" type="#_x0000_t75" style="width:467.45pt;height:153.65pt">
              <v:imagedata r:id="rId23" o:title="9" cropbottom="36587f"/>
            </v:shape>
          </w:pict>
        </w:r>
      </w:ins>
    </w:p>
    <w:p w:rsidR="003A4469" w:rsidRPr="009611C9" w:rsidRDefault="003A4469">
      <w:pPr>
        <w:tabs>
          <w:tab w:val="left" w:pos="450"/>
        </w:tabs>
        <w:spacing w:before="240" w:line="360" w:lineRule="auto"/>
        <w:jc w:val="center"/>
        <w:rPr>
          <w:b/>
          <w:sz w:val="24"/>
          <w:szCs w:val="24"/>
          <w:lang w:val="id-ID"/>
          <w:rPrChange w:id="549" w:author="Abdul Ghanni" w:date="2015-10-14T20:20:00Z">
            <w:rPr>
              <w:b/>
              <w:sz w:val="28"/>
              <w:szCs w:val="28"/>
              <w:lang w:val="id-ID"/>
            </w:rPr>
          </w:rPrChange>
        </w:rPr>
        <w:pPrChange w:id="550" w:author="Abdul Ghanni" w:date="2015-10-15T05:42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ins w:id="551" w:author="Abdul Ghanni" w:date="2015-10-15T05:42:00Z">
        <w:r w:rsidRPr="001D3B06">
          <w:rPr>
            <w:i/>
            <w:sz w:val="24"/>
            <w:szCs w:val="24"/>
            <w:lang w:val="id-ID"/>
          </w:rPr>
          <w:t>Gambar</w:t>
        </w:r>
        <w:r>
          <w:rPr>
            <w:i/>
            <w:sz w:val="24"/>
            <w:szCs w:val="24"/>
            <w:lang w:val="id-ID"/>
          </w:rPr>
          <w:t xml:space="preserve"> 2.8</w:t>
        </w:r>
      </w:ins>
    </w:p>
    <w:p w:rsidR="00DD2A21" w:rsidRDefault="003702F5" w:rsidP="0069730F">
      <w:pPr>
        <w:tabs>
          <w:tab w:val="left" w:pos="450"/>
        </w:tabs>
        <w:spacing w:before="240" w:line="240" w:lineRule="auto"/>
        <w:contextualSpacing/>
        <w:jc w:val="both"/>
        <w:rPr>
          <w:ins w:id="552" w:author="Abdul Ghanni" w:date="2015-10-14T20:20:00Z"/>
          <w:b/>
          <w:sz w:val="24"/>
          <w:szCs w:val="24"/>
        </w:rPr>
      </w:pPr>
      <w:r w:rsidRPr="004046EE">
        <w:rPr>
          <w:b/>
          <w:sz w:val="24"/>
          <w:szCs w:val="24"/>
          <w:rPrChange w:id="553" w:author="Abdul Ghanni" w:date="2015-10-14T19:59:00Z">
            <w:rPr>
              <w:b/>
              <w:sz w:val="28"/>
              <w:szCs w:val="28"/>
            </w:rPr>
          </w:rPrChange>
        </w:rPr>
        <w:lastRenderedPageBreak/>
        <w:tab/>
      </w:r>
      <w:r w:rsidR="009D4E40" w:rsidRPr="004046EE">
        <w:rPr>
          <w:b/>
          <w:sz w:val="24"/>
          <w:szCs w:val="24"/>
          <w:rPrChange w:id="554" w:author="Abdul Ghanni" w:date="2015-10-14T19:59:00Z">
            <w:rPr>
              <w:b/>
              <w:sz w:val="28"/>
              <w:szCs w:val="28"/>
            </w:rPr>
          </w:rPrChange>
        </w:rPr>
        <w:tab/>
      </w:r>
    </w:p>
    <w:p w:rsidR="009611C9" w:rsidRDefault="009611C9" w:rsidP="0069730F">
      <w:pPr>
        <w:tabs>
          <w:tab w:val="left" w:pos="450"/>
        </w:tabs>
        <w:spacing w:before="240" w:line="240" w:lineRule="auto"/>
        <w:contextualSpacing/>
        <w:jc w:val="both"/>
        <w:rPr>
          <w:ins w:id="555" w:author="Abdul Ghanni" w:date="2015-10-14T20:20:00Z"/>
          <w:b/>
          <w:sz w:val="24"/>
          <w:szCs w:val="24"/>
        </w:rPr>
      </w:pPr>
    </w:p>
    <w:p w:rsidR="009611C9" w:rsidRDefault="009611C9" w:rsidP="0069730F">
      <w:pPr>
        <w:tabs>
          <w:tab w:val="left" w:pos="450"/>
        </w:tabs>
        <w:spacing w:before="240" w:line="240" w:lineRule="auto"/>
        <w:contextualSpacing/>
        <w:jc w:val="both"/>
        <w:rPr>
          <w:ins w:id="556" w:author="Abdul Ghanni" w:date="2015-10-14T20:20:00Z"/>
          <w:b/>
          <w:sz w:val="24"/>
          <w:szCs w:val="24"/>
        </w:rPr>
      </w:pPr>
    </w:p>
    <w:p w:rsidR="009611C9" w:rsidRDefault="000956FE" w:rsidP="0069730F">
      <w:pPr>
        <w:tabs>
          <w:tab w:val="left" w:pos="450"/>
        </w:tabs>
        <w:spacing w:before="240" w:line="240" w:lineRule="auto"/>
        <w:contextualSpacing/>
        <w:jc w:val="both"/>
        <w:rPr>
          <w:ins w:id="557" w:author="Abdul Ghanni" w:date="2015-10-15T05:42:00Z"/>
          <w:sz w:val="24"/>
          <w:szCs w:val="24"/>
          <w:lang w:val="id-ID"/>
        </w:rPr>
      </w:pPr>
      <w:ins w:id="558" w:author="Abdul Ghanni" w:date="2015-10-14T20:22:00Z">
        <w:r>
          <w:rPr>
            <w:sz w:val="24"/>
            <w:szCs w:val="24"/>
            <w:lang w:val="id-ID"/>
          </w:rPr>
          <w:pict>
            <v:shape id="_x0000_i1041" type="#_x0000_t75" style="width:467.45pt;height:206.35pt">
              <v:imagedata r:id="rId24" o:title="10"/>
            </v:shape>
          </w:pict>
        </w:r>
      </w:ins>
    </w:p>
    <w:p w:rsidR="003A4469" w:rsidRDefault="003A4469">
      <w:pPr>
        <w:tabs>
          <w:tab w:val="left" w:pos="450"/>
        </w:tabs>
        <w:spacing w:before="240" w:line="240" w:lineRule="auto"/>
        <w:contextualSpacing/>
        <w:jc w:val="center"/>
        <w:rPr>
          <w:ins w:id="559" w:author="Abdul Ghanni" w:date="2015-11-04T22:24:00Z"/>
          <w:i/>
          <w:sz w:val="24"/>
          <w:szCs w:val="24"/>
          <w:lang w:val="id-ID"/>
        </w:rPr>
        <w:pPrChange w:id="560" w:author="Abdul Ghanni" w:date="2015-10-15T05:42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61" w:author="Abdul Ghanni" w:date="2015-10-15T05:42:00Z">
        <w:r w:rsidRPr="001D3B06">
          <w:rPr>
            <w:i/>
            <w:sz w:val="24"/>
            <w:szCs w:val="24"/>
            <w:lang w:val="id-ID"/>
          </w:rPr>
          <w:t>Gambar 2.</w:t>
        </w:r>
        <w:r>
          <w:rPr>
            <w:i/>
            <w:sz w:val="24"/>
            <w:szCs w:val="24"/>
            <w:lang w:val="id-ID"/>
          </w:rPr>
          <w:t>9</w:t>
        </w:r>
      </w:ins>
    </w:p>
    <w:p w:rsidR="007A37D7" w:rsidRDefault="007A37D7">
      <w:pPr>
        <w:tabs>
          <w:tab w:val="left" w:pos="450"/>
        </w:tabs>
        <w:spacing w:before="240" w:line="240" w:lineRule="auto"/>
        <w:contextualSpacing/>
        <w:jc w:val="center"/>
        <w:rPr>
          <w:ins w:id="562" w:author="Abdul Ghanni" w:date="2015-11-04T22:24:00Z"/>
          <w:i/>
          <w:sz w:val="24"/>
          <w:szCs w:val="24"/>
          <w:lang w:val="id-ID"/>
        </w:rPr>
        <w:pPrChange w:id="563" w:author="Abdul Ghanni" w:date="2015-10-15T05:42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</w:p>
    <w:p w:rsidR="007A37D7" w:rsidRDefault="007A37D7">
      <w:pPr>
        <w:pStyle w:val="ListParagraph"/>
        <w:numPr>
          <w:ilvl w:val="0"/>
          <w:numId w:val="28"/>
        </w:numPr>
        <w:tabs>
          <w:tab w:val="left" w:pos="450"/>
        </w:tabs>
        <w:spacing w:before="240" w:line="240" w:lineRule="auto"/>
        <w:rPr>
          <w:ins w:id="564" w:author="Abdul Ghanni" w:date="2015-11-04T22:26:00Z"/>
          <w:b/>
          <w:sz w:val="24"/>
          <w:szCs w:val="24"/>
          <w:lang w:val="id-ID"/>
        </w:rPr>
        <w:pPrChange w:id="565" w:author="Abdul Ghanni" w:date="2015-11-04T22:24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66" w:author="Abdul Ghanni" w:date="2015-11-04T22:24:00Z">
        <w:r w:rsidRPr="007A37D7">
          <w:rPr>
            <w:b/>
            <w:sz w:val="24"/>
            <w:szCs w:val="24"/>
            <w:lang w:val="id-ID"/>
            <w:rPrChange w:id="567" w:author="Abdul Ghanni" w:date="2015-11-04T22:26:00Z">
              <w:rPr>
                <w:sz w:val="24"/>
                <w:szCs w:val="24"/>
                <w:lang w:val="id-ID"/>
              </w:rPr>
            </w:rPrChange>
          </w:rPr>
          <w:t xml:space="preserve">Mengajukan </w:t>
        </w:r>
      </w:ins>
      <w:ins w:id="568" w:author="Abdul Ghanni" w:date="2015-11-04T22:25:00Z">
        <w:r w:rsidRPr="007A37D7">
          <w:rPr>
            <w:b/>
            <w:sz w:val="24"/>
            <w:szCs w:val="24"/>
            <w:lang w:val="id-ID"/>
            <w:rPrChange w:id="569" w:author="Abdul Ghanni" w:date="2015-11-04T22:26:00Z">
              <w:rPr>
                <w:sz w:val="24"/>
                <w:szCs w:val="24"/>
                <w:lang w:val="id-ID"/>
              </w:rPr>
            </w:rPrChange>
          </w:rPr>
          <w:t>Pengangkatan / Perubahan Status Karyawan.</w:t>
        </w:r>
      </w:ins>
    </w:p>
    <w:p w:rsidR="007A37D7" w:rsidRDefault="00206087">
      <w:pPr>
        <w:pStyle w:val="ListParagraph"/>
        <w:tabs>
          <w:tab w:val="left" w:pos="450"/>
        </w:tabs>
        <w:spacing w:before="240" w:line="240" w:lineRule="auto"/>
        <w:ind w:left="810"/>
        <w:rPr>
          <w:ins w:id="570" w:author="Abdul Ghanni" w:date="2015-11-04T22:27:00Z"/>
          <w:sz w:val="24"/>
          <w:szCs w:val="24"/>
          <w:lang w:val="id-ID"/>
        </w:rPr>
        <w:pPrChange w:id="571" w:author="Abdul Ghanni" w:date="2015-11-04T22:26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72" w:author="Abdul Ghanni" w:date="2015-11-04T22:27:00Z">
        <w:r>
          <w:rPr>
            <w:sz w:val="24"/>
            <w:szCs w:val="24"/>
            <w:lang w:val="id-ID"/>
          </w:rPr>
          <w:tab/>
        </w:r>
      </w:ins>
    </w:p>
    <w:p w:rsidR="00206087" w:rsidRDefault="00206087">
      <w:pPr>
        <w:pStyle w:val="ListParagraph"/>
        <w:tabs>
          <w:tab w:val="left" w:pos="450"/>
        </w:tabs>
        <w:spacing w:before="240" w:line="240" w:lineRule="auto"/>
        <w:ind w:left="810"/>
        <w:rPr>
          <w:ins w:id="573" w:author="Abdul Ghanni" w:date="2015-11-08T14:47:00Z"/>
          <w:sz w:val="24"/>
          <w:szCs w:val="24"/>
          <w:lang w:val="id-ID"/>
        </w:rPr>
        <w:pPrChange w:id="574" w:author="Abdul Ghanni" w:date="2015-11-04T22:26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75" w:author="Abdul Ghanni" w:date="2015-11-04T22:27:00Z">
        <w:r>
          <w:rPr>
            <w:sz w:val="24"/>
            <w:szCs w:val="24"/>
            <w:lang w:val="id-ID"/>
          </w:rPr>
          <w:t>Langkah mengajukan pengangkatan</w:t>
        </w:r>
      </w:ins>
      <w:ins w:id="576" w:author="Abdul Ghanni" w:date="2015-11-06T18:12:00Z">
        <w:r w:rsidR="00322272">
          <w:rPr>
            <w:sz w:val="24"/>
            <w:szCs w:val="24"/>
            <w:lang w:val="id-ID"/>
          </w:rPr>
          <w:t>.</w:t>
        </w:r>
      </w:ins>
    </w:p>
    <w:p w:rsidR="001B2639" w:rsidRPr="000D5B63" w:rsidRDefault="00DF7FA6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577" w:author="Abdul Ghanni" w:date="2015-11-09T11:20:00Z"/>
          <w:sz w:val="24"/>
          <w:szCs w:val="24"/>
          <w:lang w:val="id-ID"/>
          <w:rPrChange w:id="578" w:author="Abdul Ghanni" w:date="2015-11-11T10:37:00Z">
            <w:rPr>
              <w:ins w:id="579" w:author="Abdul Ghanni" w:date="2015-11-09T11:20:00Z"/>
              <w:lang w:val="id-ID"/>
            </w:rPr>
          </w:rPrChange>
        </w:rPr>
        <w:pPrChange w:id="580" w:author="Abdul Ghanni" w:date="2015-11-11T10:36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81" w:author="Abdul Ghanni" w:date="2015-11-08T14:48:00Z">
        <w:r>
          <w:rPr>
            <w:sz w:val="24"/>
            <w:szCs w:val="24"/>
            <w:lang w:val="id-ID"/>
          </w:rPr>
          <w:t xml:space="preserve">Masuk ke halaman pengangkatan, lalu tekan tombol </w:t>
        </w:r>
        <w:proofErr w:type="spellStart"/>
        <w:r>
          <w:rPr>
            <w:sz w:val="24"/>
            <w:szCs w:val="24"/>
            <w:lang w:val="id-ID"/>
          </w:rPr>
          <w:t>add</w:t>
        </w:r>
        <w:proofErr w:type="spellEnd"/>
        <w:r>
          <w:rPr>
            <w:sz w:val="24"/>
            <w:szCs w:val="24"/>
            <w:lang w:val="id-ID"/>
          </w:rPr>
          <w:t xml:space="preserve"> yang ada di pojok kanan atas halaman untuk membuat pengajuan pengangkatan baru.</w:t>
        </w:r>
      </w:ins>
    </w:p>
    <w:p w:rsidR="001B2639" w:rsidRDefault="000956FE">
      <w:pPr>
        <w:tabs>
          <w:tab w:val="left" w:pos="450"/>
        </w:tabs>
        <w:spacing w:before="240" w:line="240" w:lineRule="auto"/>
        <w:jc w:val="center"/>
        <w:rPr>
          <w:ins w:id="582" w:author="Abdul Ghanni" w:date="2015-11-11T10:37:00Z"/>
          <w:lang w:val="id-ID"/>
        </w:rPr>
        <w:pPrChange w:id="583" w:author="Abdul Ghanni" w:date="2015-11-11T10:36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84" w:author="Abdul Ghanni" w:date="2015-11-09T11:37:00Z">
        <w:r>
          <w:rPr>
            <w:lang w:val="id-ID"/>
          </w:rPr>
          <w:pict>
            <v:shape id="_x0000_i1042" type="#_x0000_t75" style="width:467.45pt;height:84.9pt">
              <v:imagedata r:id="rId25" o:title="1"/>
            </v:shape>
          </w:pict>
        </w:r>
      </w:ins>
    </w:p>
    <w:p w:rsidR="000D5B63" w:rsidRPr="007A25F3" w:rsidRDefault="000D5B63">
      <w:pPr>
        <w:tabs>
          <w:tab w:val="left" w:pos="450"/>
        </w:tabs>
        <w:spacing w:before="240" w:line="240" w:lineRule="auto"/>
        <w:jc w:val="center"/>
        <w:rPr>
          <w:ins w:id="585" w:author="Abdul Ghanni" w:date="2015-11-08T14:48:00Z"/>
          <w:i/>
          <w:lang w:val="id-ID"/>
          <w:rPrChange w:id="586" w:author="Abdul Ghanni" w:date="2015-11-11T10:45:00Z">
            <w:rPr>
              <w:ins w:id="587" w:author="Abdul Ghanni" w:date="2015-11-08T14:48:00Z"/>
              <w:lang w:val="id-ID"/>
            </w:rPr>
          </w:rPrChange>
        </w:rPr>
        <w:pPrChange w:id="588" w:author="Abdul Ghanni" w:date="2015-11-11T10:45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89" w:author="Abdul Ghanni" w:date="2015-11-11T10:37:00Z">
        <w:r w:rsidRPr="000D5B63">
          <w:rPr>
            <w:i/>
            <w:lang w:val="id-ID"/>
            <w:rPrChange w:id="590" w:author="Abdul Ghanni" w:date="2015-11-11T10:37:00Z">
              <w:rPr>
                <w:lang w:val="id-ID"/>
              </w:rPr>
            </w:rPrChange>
          </w:rPr>
          <w:t>Gambar 3.1</w:t>
        </w:r>
      </w:ins>
    </w:p>
    <w:p w:rsidR="00DF7FA6" w:rsidRDefault="00DF7FA6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591" w:author="Abdul Ghanni" w:date="2015-11-09T11:37:00Z"/>
          <w:sz w:val="24"/>
          <w:szCs w:val="24"/>
          <w:lang w:val="id-ID"/>
        </w:rPr>
        <w:pPrChange w:id="592" w:author="Abdul Ghanni" w:date="2015-11-08T14:47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93" w:author="Abdul Ghanni" w:date="2015-11-08T14:48:00Z">
        <w:r>
          <w:rPr>
            <w:sz w:val="24"/>
            <w:szCs w:val="24"/>
            <w:lang w:val="id-ID"/>
          </w:rPr>
          <w:t xml:space="preserve">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</w:ins>
      <w:proofErr w:type="spellEnd"/>
      <w:ins w:id="594" w:author="Abdul Ghanni" w:date="2015-11-08T14:49:00Z">
        <w:r>
          <w:rPr>
            <w:sz w:val="24"/>
            <w:szCs w:val="24"/>
            <w:lang w:val="id-ID"/>
          </w:rPr>
          <w:t>,</w:t>
        </w:r>
      </w:ins>
      <w:ins w:id="595" w:author="Abdul Ghanni" w:date="2015-11-08T14:48:00Z">
        <w:r>
          <w:rPr>
            <w:sz w:val="24"/>
            <w:szCs w:val="24"/>
            <w:lang w:val="id-ID"/>
          </w:rPr>
          <w:t xml:space="preserve"> isi data sesuai pengajuan pengangkatan yang akan</w:t>
        </w:r>
      </w:ins>
      <w:ins w:id="596" w:author="Abdul Ghanni" w:date="2015-11-08T14:49:00Z">
        <w:r>
          <w:rPr>
            <w:sz w:val="24"/>
            <w:szCs w:val="24"/>
            <w:lang w:val="id-ID"/>
          </w:rPr>
          <w:t xml:space="preserve"> diajukan lalu pilih atasan yang </w:t>
        </w:r>
        <w:proofErr w:type="spellStart"/>
        <w:r>
          <w:rPr>
            <w:sz w:val="24"/>
            <w:szCs w:val="24"/>
            <w:lang w:val="id-ID"/>
          </w:rPr>
          <w:t>dibuthkan</w:t>
        </w:r>
        <w:proofErr w:type="spellEnd"/>
        <w:r>
          <w:rPr>
            <w:sz w:val="24"/>
            <w:szCs w:val="24"/>
            <w:lang w:val="id-ID"/>
          </w:rPr>
          <w:t xml:space="preserve"> untuk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E012A1" w:rsidRDefault="000956FE">
      <w:pPr>
        <w:tabs>
          <w:tab w:val="left" w:pos="450"/>
        </w:tabs>
        <w:spacing w:before="240" w:line="240" w:lineRule="auto"/>
        <w:rPr>
          <w:ins w:id="597" w:author="Abdul Ghanni" w:date="2015-11-11T10:37:00Z"/>
          <w:lang w:val="id-ID"/>
        </w:rPr>
        <w:pPrChange w:id="598" w:author="Abdul Ghanni" w:date="2015-11-11T10:37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599" w:author="Abdul Ghanni" w:date="2015-11-09T11:37:00Z">
        <w:r>
          <w:rPr>
            <w:lang w:val="id-ID"/>
          </w:rPr>
          <w:lastRenderedPageBreak/>
          <w:pict>
            <v:shape id="_x0000_i1043" type="#_x0000_t75" style="width:467.45pt;height:306.25pt">
              <v:imagedata r:id="rId26" o:title="2"/>
            </v:shape>
          </w:pict>
        </w:r>
      </w:ins>
    </w:p>
    <w:p w:rsidR="00F74BBC" w:rsidRPr="006A6B15" w:rsidRDefault="00F74BBC">
      <w:pPr>
        <w:tabs>
          <w:tab w:val="left" w:pos="450"/>
        </w:tabs>
        <w:spacing w:before="240" w:line="240" w:lineRule="auto"/>
        <w:jc w:val="center"/>
        <w:rPr>
          <w:ins w:id="600" w:author="Abdul Ghanni" w:date="2015-11-08T14:49:00Z"/>
          <w:i/>
          <w:sz w:val="24"/>
          <w:szCs w:val="24"/>
          <w:lang w:val="id-ID"/>
          <w:rPrChange w:id="601" w:author="Abdul Ghanni" w:date="2015-11-11T10:38:00Z">
            <w:rPr>
              <w:ins w:id="602" w:author="Abdul Ghanni" w:date="2015-11-08T14:49:00Z"/>
              <w:lang w:val="id-ID"/>
            </w:rPr>
          </w:rPrChange>
        </w:rPr>
        <w:pPrChange w:id="603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04" w:author="Abdul Ghanni" w:date="2015-11-11T10:37:00Z">
        <w:r w:rsidRPr="00B63580">
          <w:rPr>
            <w:i/>
            <w:lang w:val="id-ID"/>
          </w:rPr>
          <w:t>Gambar 3.</w:t>
        </w:r>
        <w:r w:rsidR="007A25F3">
          <w:rPr>
            <w:i/>
            <w:lang w:val="id-ID"/>
          </w:rPr>
          <w:t>2</w:t>
        </w:r>
      </w:ins>
    </w:p>
    <w:p w:rsidR="00DF7FA6" w:rsidRDefault="00DF7FA6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605" w:author="Abdul Ghanni" w:date="2015-11-09T11:37:00Z"/>
          <w:sz w:val="24"/>
          <w:szCs w:val="24"/>
          <w:lang w:val="id-ID"/>
        </w:rPr>
        <w:pPrChange w:id="606" w:author="Abdul Ghanni" w:date="2015-11-08T14:47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07" w:author="Abdul Ghanni" w:date="2015-11-08T14:49:00Z">
        <w:r>
          <w:rPr>
            <w:sz w:val="24"/>
            <w:szCs w:val="24"/>
            <w:lang w:val="id-ID"/>
          </w:rPr>
          <w:t xml:space="preserve">Setelah semua data terisi,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maka data pengajuan akan tersimpan dan akan mengirim notifikasi ke atasan untuk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E012A1" w:rsidRDefault="000956FE">
      <w:pPr>
        <w:tabs>
          <w:tab w:val="left" w:pos="450"/>
        </w:tabs>
        <w:spacing w:before="240" w:line="240" w:lineRule="auto"/>
        <w:rPr>
          <w:ins w:id="608" w:author="Abdul Ghanni" w:date="2015-11-11T10:38:00Z"/>
          <w:lang w:val="id-ID"/>
        </w:rPr>
        <w:pPrChange w:id="609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10" w:author="Abdul Ghanni" w:date="2015-11-09T11:38:00Z">
        <w:r>
          <w:rPr>
            <w:lang w:val="id-ID"/>
          </w:rPr>
          <w:pict>
            <v:shape id="_x0000_i1044" type="#_x0000_t75" style="width:467.45pt;height:166.55pt">
              <v:imagedata r:id="rId27" o:title="3"/>
            </v:shape>
          </w:pict>
        </w:r>
      </w:ins>
    </w:p>
    <w:p w:rsidR="006A6B15" w:rsidRPr="00B63580" w:rsidRDefault="007A25F3" w:rsidP="006A6B15">
      <w:pPr>
        <w:tabs>
          <w:tab w:val="left" w:pos="450"/>
        </w:tabs>
        <w:spacing w:before="240" w:line="240" w:lineRule="auto"/>
        <w:jc w:val="center"/>
        <w:rPr>
          <w:ins w:id="611" w:author="Abdul Ghanni" w:date="2015-11-11T10:38:00Z"/>
          <w:i/>
          <w:sz w:val="24"/>
          <w:szCs w:val="24"/>
          <w:lang w:val="id-ID"/>
        </w:rPr>
      </w:pPr>
      <w:ins w:id="612" w:author="Abdul Ghanni" w:date="2015-11-11T10:38:00Z">
        <w:r>
          <w:rPr>
            <w:i/>
            <w:lang w:val="id-ID"/>
          </w:rPr>
          <w:t>Gambar 3.3</w:t>
        </w:r>
      </w:ins>
    </w:p>
    <w:p w:rsidR="006A6B15" w:rsidRDefault="006A6B15">
      <w:pPr>
        <w:tabs>
          <w:tab w:val="left" w:pos="450"/>
        </w:tabs>
        <w:spacing w:before="240" w:line="240" w:lineRule="auto"/>
        <w:rPr>
          <w:ins w:id="613" w:author="Abdul Ghanni" w:date="2015-11-11T10:38:00Z"/>
          <w:sz w:val="24"/>
          <w:szCs w:val="24"/>
          <w:lang w:val="id-ID"/>
        </w:rPr>
        <w:pPrChange w:id="614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</w:p>
    <w:p w:rsidR="006A6B15" w:rsidRPr="006A6B15" w:rsidRDefault="006A6B15">
      <w:pPr>
        <w:tabs>
          <w:tab w:val="left" w:pos="450"/>
        </w:tabs>
        <w:spacing w:before="240" w:line="240" w:lineRule="auto"/>
        <w:rPr>
          <w:ins w:id="615" w:author="Abdul Ghanni" w:date="2015-11-08T14:49:00Z"/>
          <w:sz w:val="24"/>
          <w:szCs w:val="24"/>
          <w:lang w:val="id-ID"/>
          <w:rPrChange w:id="616" w:author="Abdul Ghanni" w:date="2015-11-11T10:38:00Z">
            <w:rPr>
              <w:ins w:id="617" w:author="Abdul Ghanni" w:date="2015-11-08T14:49:00Z"/>
              <w:lang w:val="id-ID"/>
            </w:rPr>
          </w:rPrChange>
        </w:rPr>
        <w:pPrChange w:id="618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</w:p>
    <w:p w:rsidR="00E012A1" w:rsidRDefault="00DF7FA6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619" w:author="Abdul Ghanni" w:date="2015-11-11T11:18:00Z"/>
          <w:sz w:val="24"/>
          <w:szCs w:val="24"/>
          <w:lang w:val="id-ID"/>
        </w:rPr>
        <w:pPrChange w:id="620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21" w:author="Abdul Ghanni" w:date="2015-11-08T14:50:00Z">
        <w:r>
          <w:rPr>
            <w:sz w:val="24"/>
            <w:szCs w:val="24"/>
            <w:lang w:val="id-ID"/>
          </w:rPr>
          <w:lastRenderedPageBreak/>
          <w:t xml:space="preserve">Saat atasan telah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, maka Anda akan mendapatkan notifikasi.</w:t>
        </w:r>
      </w:ins>
    </w:p>
    <w:p w:rsidR="00DE0980" w:rsidRPr="00DE0980" w:rsidRDefault="00DE0980" w:rsidP="00DE0980">
      <w:pPr>
        <w:tabs>
          <w:tab w:val="left" w:pos="450"/>
        </w:tabs>
        <w:spacing w:before="240" w:line="240" w:lineRule="auto"/>
        <w:jc w:val="center"/>
        <w:rPr>
          <w:ins w:id="622" w:author="Abdul Ghanni" w:date="2015-11-08T14:50:00Z"/>
          <w:i/>
          <w:sz w:val="24"/>
          <w:szCs w:val="24"/>
          <w:lang w:val="id-ID"/>
          <w:rPrChange w:id="623" w:author="Abdul Ghanni" w:date="2015-11-11T11:19:00Z">
            <w:rPr>
              <w:ins w:id="624" w:author="Abdul Ghanni" w:date="2015-11-08T14:50:00Z"/>
              <w:lang w:val="id-ID"/>
            </w:rPr>
          </w:rPrChange>
        </w:rPr>
        <w:pPrChange w:id="625" w:author="Abdul Ghanni" w:date="2015-11-11T11:19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26" w:author="Abdul Ghanni" w:date="2015-11-11T11:18:00Z">
        <w:r>
          <w:rPr>
            <w:lang w:val="id-ID"/>
          </w:rPr>
          <w:pict>
            <v:shape id="_x0000_i1060" type="#_x0000_t75" style="width:467.45pt;height:122.5pt">
              <v:imagedata r:id="rId28" o:title="4"/>
            </v:shape>
          </w:pict>
        </w:r>
      </w:ins>
      <w:ins w:id="627" w:author="Abdul Ghanni" w:date="2015-11-11T11:19:00Z">
        <w:r w:rsidRPr="00DE0980">
          <w:rPr>
            <w:i/>
            <w:lang w:val="id-ID"/>
          </w:rPr>
          <w:t xml:space="preserve"> </w:t>
        </w:r>
        <w:r w:rsidRPr="00B63580">
          <w:rPr>
            <w:i/>
            <w:lang w:val="id-ID"/>
          </w:rPr>
          <w:t>Gambar 3.</w:t>
        </w:r>
        <w:r>
          <w:rPr>
            <w:i/>
            <w:lang w:val="id-ID"/>
          </w:rPr>
          <w:t>4</w:t>
        </w:r>
      </w:ins>
    </w:p>
    <w:p w:rsidR="00DF7FA6" w:rsidRDefault="00DF7FA6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628" w:author="Abdul Ghanni" w:date="2015-11-09T11:38:00Z"/>
          <w:sz w:val="24"/>
          <w:szCs w:val="24"/>
          <w:lang w:val="id-ID"/>
        </w:rPr>
        <w:pPrChange w:id="629" w:author="Abdul Ghanni" w:date="2015-11-08T14:47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30" w:author="Abdul Ghanni" w:date="2015-11-08T14:51:00Z">
        <w:r>
          <w:rPr>
            <w:sz w:val="24"/>
            <w:szCs w:val="24"/>
            <w:lang w:val="id-ID"/>
          </w:rPr>
          <w:t xml:space="preserve">Tekan </w:t>
        </w:r>
        <w:proofErr w:type="spellStart"/>
        <w:r>
          <w:rPr>
            <w:sz w:val="24"/>
            <w:szCs w:val="24"/>
            <w:lang w:val="id-ID"/>
          </w:rPr>
          <w:t>icon</w:t>
        </w:r>
        <w:proofErr w:type="spellEnd"/>
        <w:r>
          <w:rPr>
            <w:sz w:val="24"/>
            <w:szCs w:val="24"/>
            <w:lang w:val="id-ID"/>
          </w:rPr>
          <w:t xml:space="preserve"> surat/notifikasi untuk melihat notifikasi, lalu tekan judul notifikasi untuk melihat detail status </w:t>
        </w:r>
        <w:proofErr w:type="spellStart"/>
        <w:r>
          <w:rPr>
            <w:sz w:val="24"/>
            <w:szCs w:val="24"/>
            <w:lang w:val="id-ID"/>
          </w:rPr>
          <w:t>form</w:t>
        </w:r>
      </w:ins>
      <w:proofErr w:type="spellEnd"/>
      <w:ins w:id="631" w:author="Abdul Ghanni" w:date="2015-11-08T14:54:00Z">
        <w:r>
          <w:rPr>
            <w:sz w:val="24"/>
            <w:szCs w:val="24"/>
            <w:lang w:val="id-ID"/>
          </w:rPr>
          <w:t>.</w:t>
        </w:r>
      </w:ins>
    </w:p>
    <w:p w:rsidR="00E012A1" w:rsidRDefault="00E012A1">
      <w:pPr>
        <w:tabs>
          <w:tab w:val="left" w:pos="450"/>
        </w:tabs>
        <w:spacing w:before="240" w:line="240" w:lineRule="auto"/>
        <w:rPr>
          <w:ins w:id="632" w:author="Abdul Ghanni" w:date="2015-11-11T10:38:00Z"/>
          <w:sz w:val="24"/>
          <w:szCs w:val="24"/>
          <w:lang w:val="id-ID"/>
        </w:rPr>
        <w:pPrChange w:id="633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34" w:author="Abdul Ghanni" w:date="2015-11-09T11:39:00Z">
        <w:r>
          <w:rPr>
            <w:noProof/>
          </w:rPr>
          <w:drawing>
            <wp:inline distT="0" distB="0" distL="0" distR="0">
              <wp:extent cx="5936615" cy="2865755"/>
              <wp:effectExtent l="0" t="0" r="6985" b="0"/>
              <wp:docPr id="3" name="Picture 3" descr="C:\Users\abdul\AppData\Local\Microsoft\Windows\INetCache\Content.Word\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C:\Users\abdul\AppData\Local\Microsoft\Windows\INetCache\Content.Word\5.png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286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A6B15" w:rsidRPr="006A6B15" w:rsidRDefault="006A6B15">
      <w:pPr>
        <w:tabs>
          <w:tab w:val="left" w:pos="450"/>
        </w:tabs>
        <w:spacing w:before="240" w:line="240" w:lineRule="auto"/>
        <w:jc w:val="center"/>
        <w:rPr>
          <w:ins w:id="635" w:author="Abdul Ghanni" w:date="2015-11-08T14:54:00Z"/>
          <w:i/>
          <w:sz w:val="24"/>
          <w:szCs w:val="24"/>
          <w:lang w:val="id-ID"/>
          <w:rPrChange w:id="636" w:author="Abdul Ghanni" w:date="2015-11-11T10:38:00Z">
            <w:rPr>
              <w:ins w:id="637" w:author="Abdul Ghanni" w:date="2015-11-08T14:54:00Z"/>
              <w:lang w:val="id-ID"/>
            </w:rPr>
          </w:rPrChange>
        </w:rPr>
        <w:pPrChange w:id="638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39" w:author="Abdul Ghanni" w:date="2015-11-11T10:38:00Z">
        <w:r w:rsidRPr="00B63580">
          <w:rPr>
            <w:i/>
            <w:lang w:val="id-ID"/>
          </w:rPr>
          <w:t>Gambar 3.</w:t>
        </w:r>
      </w:ins>
      <w:ins w:id="640" w:author="Abdul Ghanni" w:date="2015-11-11T11:19:00Z">
        <w:r w:rsidR="00DE0980">
          <w:rPr>
            <w:i/>
            <w:lang w:val="id-ID"/>
          </w:rPr>
          <w:t>5</w:t>
        </w:r>
      </w:ins>
    </w:p>
    <w:p w:rsidR="00E012A1" w:rsidRPr="006A6B15" w:rsidRDefault="00DF7FA6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641" w:author="Abdul Ghanni" w:date="2015-11-08T14:48:00Z"/>
          <w:sz w:val="24"/>
          <w:szCs w:val="24"/>
          <w:lang w:val="id-ID"/>
          <w:rPrChange w:id="642" w:author="Abdul Ghanni" w:date="2015-11-11T10:38:00Z">
            <w:rPr>
              <w:ins w:id="643" w:author="Abdul Ghanni" w:date="2015-11-08T14:48:00Z"/>
              <w:lang w:val="id-ID"/>
            </w:rPr>
          </w:rPrChange>
        </w:rPr>
        <w:pPrChange w:id="644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45" w:author="Abdul Ghanni" w:date="2015-11-08T14:54:00Z">
        <w:r>
          <w:rPr>
            <w:sz w:val="24"/>
            <w:szCs w:val="24"/>
            <w:lang w:val="id-ID"/>
          </w:rPr>
          <w:t xml:space="preserve">pada detail email, tekan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” untuk menuju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pengajuan</w:t>
        </w:r>
      </w:ins>
      <w:ins w:id="646" w:author="Abdul Ghanni" w:date="2015-11-08T14:48:00Z">
        <w:r>
          <w:rPr>
            <w:sz w:val="24"/>
            <w:szCs w:val="24"/>
            <w:lang w:val="id-ID"/>
          </w:rPr>
          <w:t>.</w:t>
        </w:r>
      </w:ins>
    </w:p>
    <w:p w:rsidR="00DF7FA6" w:rsidRDefault="00DF7FA6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647" w:author="Abdul Ghanni" w:date="2015-11-09T11:38:00Z"/>
          <w:sz w:val="24"/>
          <w:szCs w:val="24"/>
          <w:lang w:val="id-ID"/>
        </w:rPr>
        <w:pPrChange w:id="648" w:author="Abdul Ghanni" w:date="2015-11-08T14:47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49" w:author="Abdul Ghanni" w:date="2015-11-08T14:55:00Z">
        <w:r>
          <w:rPr>
            <w:sz w:val="24"/>
            <w:szCs w:val="24"/>
            <w:lang w:val="id-ID"/>
          </w:rPr>
          <w:t xml:space="preserve">Pada detail </w:t>
        </w:r>
        <w:proofErr w:type="spellStart"/>
        <w:r>
          <w:rPr>
            <w:sz w:val="24"/>
            <w:szCs w:val="24"/>
            <w:lang w:val="id-ID"/>
          </w:rPr>
          <w:t>fom</w:t>
        </w:r>
        <w:proofErr w:type="spellEnd"/>
        <w:r>
          <w:rPr>
            <w:sz w:val="24"/>
            <w:szCs w:val="24"/>
            <w:lang w:val="id-ID"/>
          </w:rPr>
          <w:t xml:space="preserve"> terlihat </w:t>
        </w:r>
      </w:ins>
      <w:ins w:id="650" w:author="Abdul Ghanni" w:date="2015-11-08T15:13:00Z">
        <w:r w:rsidR="00FE557A">
          <w:rPr>
            <w:sz w:val="24"/>
            <w:szCs w:val="24"/>
            <w:lang w:val="id-ID"/>
          </w:rPr>
          <w:t>status</w:t>
        </w:r>
      </w:ins>
      <w:ins w:id="651" w:author="Abdul Ghanni" w:date="2015-11-08T14:55:00Z">
        <w:r>
          <w:rPr>
            <w:sz w:val="24"/>
            <w:szCs w:val="24"/>
            <w:lang w:val="id-ID"/>
          </w:rPr>
          <w:t xml:space="preserve"> terakhir pengajuan Anda.</w:t>
        </w:r>
      </w:ins>
    </w:p>
    <w:p w:rsidR="00E012A1" w:rsidRDefault="00E012A1">
      <w:pPr>
        <w:tabs>
          <w:tab w:val="left" w:pos="450"/>
        </w:tabs>
        <w:spacing w:before="240" w:line="240" w:lineRule="auto"/>
        <w:rPr>
          <w:ins w:id="652" w:author="Abdul Ghanni" w:date="2015-11-11T10:39:00Z"/>
          <w:sz w:val="24"/>
          <w:szCs w:val="24"/>
          <w:lang w:val="id-ID"/>
        </w:rPr>
        <w:pPrChange w:id="653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54" w:author="Abdul Ghanni" w:date="2015-11-09T11:38:00Z">
        <w:r>
          <w:rPr>
            <w:noProof/>
          </w:rPr>
          <w:lastRenderedPageBreak/>
          <w:drawing>
            <wp:inline distT="0" distB="0" distL="0" distR="0">
              <wp:extent cx="5936615" cy="4763135"/>
              <wp:effectExtent l="0" t="0" r="6985" b="0"/>
              <wp:docPr id="1" name="Picture 1" descr="C:\Users\abdul\AppData\Local\Microsoft\Windows\INetCache\Content.Word\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C:\Users\abdul\AppData\Local\Microsoft\Windows\INetCache\Content.Word\6.png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4763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A6B15" w:rsidRPr="006A6B15" w:rsidRDefault="006A6B15">
      <w:pPr>
        <w:tabs>
          <w:tab w:val="left" w:pos="450"/>
        </w:tabs>
        <w:spacing w:before="240" w:line="240" w:lineRule="auto"/>
        <w:jc w:val="center"/>
        <w:rPr>
          <w:ins w:id="655" w:author="Abdul Ghanni" w:date="2015-11-08T14:55:00Z"/>
          <w:i/>
          <w:sz w:val="24"/>
          <w:szCs w:val="24"/>
          <w:lang w:val="id-ID"/>
          <w:rPrChange w:id="656" w:author="Abdul Ghanni" w:date="2015-11-11T10:39:00Z">
            <w:rPr>
              <w:ins w:id="657" w:author="Abdul Ghanni" w:date="2015-11-08T14:55:00Z"/>
              <w:lang w:val="id-ID"/>
            </w:rPr>
          </w:rPrChange>
        </w:rPr>
        <w:pPrChange w:id="658" w:author="Abdul Ghanni" w:date="2015-11-11T10:39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59" w:author="Abdul Ghanni" w:date="2015-11-11T10:39:00Z">
        <w:r w:rsidRPr="00B63580">
          <w:rPr>
            <w:i/>
            <w:lang w:val="id-ID"/>
          </w:rPr>
          <w:t>Gambar 3.</w:t>
        </w:r>
        <w:r w:rsidR="00DE0980">
          <w:rPr>
            <w:i/>
            <w:lang w:val="id-ID"/>
          </w:rPr>
          <w:t>6</w:t>
        </w:r>
      </w:ins>
    </w:p>
    <w:p w:rsidR="00DF7FA6" w:rsidRDefault="00DF7FA6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660" w:author="Abdul Ghanni" w:date="2015-11-09T11:39:00Z"/>
          <w:sz w:val="24"/>
          <w:szCs w:val="24"/>
          <w:lang w:val="id-ID"/>
        </w:rPr>
        <w:pPrChange w:id="661" w:author="Abdul Ghanni" w:date="2015-11-08T14:47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62" w:author="Abdul Ghanni" w:date="2015-11-08T14:55:00Z">
        <w:r>
          <w:rPr>
            <w:sz w:val="24"/>
            <w:szCs w:val="24"/>
            <w:lang w:val="id-ID"/>
          </w:rPr>
          <w:t xml:space="preserve">Untuk mencetak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tekan tombol cetak pada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atau pada halaman daftar pengajuan.</w:t>
        </w:r>
      </w:ins>
    </w:p>
    <w:p w:rsidR="00E012A1" w:rsidRDefault="00DE0980">
      <w:pPr>
        <w:tabs>
          <w:tab w:val="left" w:pos="450"/>
        </w:tabs>
        <w:spacing w:before="240" w:line="240" w:lineRule="auto"/>
        <w:rPr>
          <w:ins w:id="663" w:author="Abdul Ghanni" w:date="2015-11-11T10:39:00Z"/>
          <w:lang w:val="id-ID"/>
        </w:rPr>
        <w:pPrChange w:id="664" w:author="Abdul Ghanni" w:date="2015-11-11T10:38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65" w:author="Abdul Ghanni" w:date="2015-11-09T11:39:00Z">
        <w:r>
          <w:rPr>
            <w:lang w:val="id-ID"/>
          </w:rPr>
          <w:pict>
            <v:shape id="_x0000_i1045" type="#_x0000_t75" style="width:467.45pt;height:146.15pt">
              <v:imagedata r:id="rId31" o:title="7"/>
            </v:shape>
          </w:pict>
        </w:r>
      </w:ins>
    </w:p>
    <w:p w:rsidR="006A6B15" w:rsidRPr="006A6B15" w:rsidRDefault="006A6B15">
      <w:pPr>
        <w:tabs>
          <w:tab w:val="left" w:pos="450"/>
        </w:tabs>
        <w:spacing w:before="240" w:line="240" w:lineRule="auto"/>
        <w:jc w:val="center"/>
        <w:rPr>
          <w:ins w:id="666" w:author="Abdul Ghanni" w:date="2015-11-06T18:12:00Z"/>
          <w:i/>
          <w:sz w:val="24"/>
          <w:szCs w:val="24"/>
          <w:lang w:val="id-ID"/>
          <w:rPrChange w:id="667" w:author="Abdul Ghanni" w:date="2015-11-11T10:39:00Z">
            <w:rPr>
              <w:ins w:id="668" w:author="Abdul Ghanni" w:date="2015-11-06T18:12:00Z"/>
              <w:lang w:val="id-ID"/>
            </w:rPr>
          </w:rPrChange>
        </w:rPr>
        <w:pPrChange w:id="669" w:author="Abdul Ghanni" w:date="2015-11-11T10:39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70" w:author="Abdul Ghanni" w:date="2015-11-11T10:39:00Z">
        <w:r w:rsidRPr="00B63580">
          <w:rPr>
            <w:i/>
            <w:lang w:val="id-ID"/>
          </w:rPr>
          <w:t>Gambar 3.</w:t>
        </w:r>
      </w:ins>
      <w:ins w:id="671" w:author="Abdul Ghanni" w:date="2015-11-11T11:19:00Z">
        <w:r w:rsidR="00DE0980">
          <w:rPr>
            <w:i/>
            <w:lang w:val="id-ID"/>
          </w:rPr>
          <w:t>7</w:t>
        </w:r>
      </w:ins>
    </w:p>
    <w:p w:rsidR="00322272" w:rsidRDefault="000956FE">
      <w:pPr>
        <w:tabs>
          <w:tab w:val="left" w:pos="450"/>
        </w:tabs>
        <w:spacing w:before="240" w:line="240" w:lineRule="auto"/>
        <w:rPr>
          <w:ins w:id="672" w:author="Abdul Ghanni" w:date="2015-11-11T10:39:00Z"/>
          <w:lang w:val="id-ID"/>
        </w:rPr>
        <w:pPrChange w:id="673" w:author="Abdul Ghanni" w:date="2015-11-11T10:39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74" w:author="Abdul Ghanni" w:date="2015-11-09T11:39:00Z">
        <w:r>
          <w:rPr>
            <w:lang w:val="id-ID"/>
          </w:rPr>
          <w:lastRenderedPageBreak/>
          <w:pict>
            <v:shape id="_x0000_i1046" type="#_x0000_t75" style="width:467.45pt;height:323.45pt">
              <v:imagedata r:id="rId32" o:title="8"/>
            </v:shape>
          </w:pict>
        </w:r>
      </w:ins>
    </w:p>
    <w:p w:rsidR="006A6B15" w:rsidRPr="006A6B15" w:rsidRDefault="006A6B15">
      <w:pPr>
        <w:tabs>
          <w:tab w:val="left" w:pos="450"/>
        </w:tabs>
        <w:spacing w:before="240" w:line="240" w:lineRule="auto"/>
        <w:jc w:val="center"/>
        <w:rPr>
          <w:ins w:id="675" w:author="Abdul Ghanni" w:date="2015-11-11T10:36:00Z"/>
          <w:i/>
          <w:sz w:val="24"/>
          <w:szCs w:val="24"/>
          <w:lang w:val="id-ID"/>
          <w:rPrChange w:id="676" w:author="Abdul Ghanni" w:date="2015-11-11T10:39:00Z">
            <w:rPr>
              <w:ins w:id="677" w:author="Abdul Ghanni" w:date="2015-11-11T10:36:00Z"/>
              <w:lang w:val="id-ID"/>
            </w:rPr>
          </w:rPrChange>
        </w:rPr>
        <w:pPrChange w:id="678" w:author="Abdul Ghanni" w:date="2015-11-11T10:39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79" w:author="Abdul Ghanni" w:date="2015-11-11T10:39:00Z">
        <w:r w:rsidRPr="00B63580">
          <w:rPr>
            <w:i/>
            <w:lang w:val="id-ID"/>
          </w:rPr>
          <w:t>Gambar 3.</w:t>
        </w:r>
        <w:r w:rsidR="00DE0980">
          <w:rPr>
            <w:i/>
            <w:lang w:val="id-ID"/>
          </w:rPr>
          <w:t>8</w:t>
        </w:r>
      </w:ins>
      <w:bookmarkStart w:id="680" w:name="_GoBack"/>
      <w:bookmarkEnd w:id="680"/>
    </w:p>
    <w:p w:rsidR="000D5B63" w:rsidRPr="00206087" w:rsidRDefault="000D5B63">
      <w:pPr>
        <w:pStyle w:val="ListParagraph"/>
        <w:tabs>
          <w:tab w:val="left" w:pos="450"/>
        </w:tabs>
        <w:spacing w:before="240" w:line="240" w:lineRule="auto"/>
        <w:ind w:left="810"/>
        <w:rPr>
          <w:ins w:id="681" w:author="Abdul Ghanni" w:date="2015-11-04T22:25:00Z"/>
          <w:sz w:val="24"/>
          <w:szCs w:val="24"/>
          <w:lang w:val="id-ID"/>
        </w:rPr>
        <w:pPrChange w:id="682" w:author="Abdul Ghanni" w:date="2015-11-04T22:26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</w:p>
    <w:p w:rsidR="007A37D7" w:rsidRDefault="007A37D7">
      <w:pPr>
        <w:pStyle w:val="ListParagraph"/>
        <w:numPr>
          <w:ilvl w:val="0"/>
          <w:numId w:val="28"/>
        </w:numPr>
        <w:tabs>
          <w:tab w:val="left" w:pos="450"/>
        </w:tabs>
        <w:spacing w:before="240" w:line="240" w:lineRule="auto"/>
        <w:rPr>
          <w:ins w:id="683" w:author="Abdul Ghanni" w:date="2015-11-08T14:56:00Z"/>
          <w:b/>
          <w:sz w:val="24"/>
          <w:szCs w:val="24"/>
          <w:lang w:val="id-ID"/>
        </w:rPr>
        <w:pPrChange w:id="684" w:author="Abdul Ghanni" w:date="2015-11-04T22:24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685" w:author="Abdul Ghanni" w:date="2015-11-04T22:25:00Z">
        <w:r w:rsidRPr="007A37D7">
          <w:rPr>
            <w:b/>
            <w:sz w:val="24"/>
            <w:szCs w:val="24"/>
            <w:lang w:val="id-ID"/>
            <w:rPrChange w:id="686" w:author="Abdul Ghanni" w:date="2015-11-04T22:26:00Z">
              <w:rPr>
                <w:sz w:val="24"/>
                <w:szCs w:val="24"/>
                <w:lang w:val="id-ID"/>
              </w:rPr>
            </w:rPrChange>
          </w:rPr>
          <w:t>Mengajukan Perpanjangan Kontrak.</w:t>
        </w:r>
      </w:ins>
    </w:p>
    <w:p w:rsidR="00A27CAE" w:rsidRDefault="00A27CAE" w:rsidP="00A27CAE">
      <w:pPr>
        <w:pStyle w:val="ListParagraph"/>
        <w:tabs>
          <w:tab w:val="left" w:pos="450"/>
        </w:tabs>
        <w:spacing w:before="240" w:line="240" w:lineRule="auto"/>
        <w:ind w:left="810"/>
        <w:rPr>
          <w:ins w:id="687" w:author="Abdul Ghanni" w:date="2015-11-08T14:56:00Z"/>
          <w:sz w:val="24"/>
          <w:szCs w:val="24"/>
          <w:lang w:val="id-ID"/>
        </w:rPr>
      </w:pPr>
      <w:ins w:id="688" w:author="Abdul Ghanni" w:date="2015-11-08T14:56:00Z">
        <w:r>
          <w:rPr>
            <w:sz w:val="24"/>
            <w:szCs w:val="24"/>
            <w:lang w:val="id-ID"/>
          </w:rPr>
          <w:t xml:space="preserve">Langkah mengajukan </w:t>
        </w:r>
        <w:r w:rsidR="00F569B9">
          <w:rPr>
            <w:sz w:val="24"/>
            <w:szCs w:val="24"/>
            <w:lang w:val="id-ID"/>
          </w:rPr>
          <w:t>perpanjangan kontrak</w:t>
        </w:r>
        <w:r>
          <w:rPr>
            <w:sz w:val="24"/>
            <w:szCs w:val="24"/>
            <w:lang w:val="id-ID"/>
          </w:rPr>
          <w:t>.</w:t>
        </w:r>
      </w:ins>
    </w:p>
    <w:p w:rsidR="00A27CAE" w:rsidRDefault="00A27CAE" w:rsidP="00A27CA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689" w:author="Abdul Ghanni" w:date="2015-11-09T13:06:00Z"/>
          <w:sz w:val="24"/>
          <w:szCs w:val="24"/>
          <w:lang w:val="id-ID"/>
        </w:rPr>
      </w:pPr>
      <w:ins w:id="690" w:author="Abdul Ghanni" w:date="2015-11-08T14:56:00Z">
        <w:r>
          <w:rPr>
            <w:sz w:val="24"/>
            <w:szCs w:val="24"/>
            <w:lang w:val="id-ID"/>
          </w:rPr>
          <w:t xml:space="preserve">Masuk ke halaman </w:t>
        </w:r>
        <w:r w:rsidR="00F569B9">
          <w:rPr>
            <w:sz w:val="24"/>
            <w:szCs w:val="24"/>
            <w:lang w:val="id-ID"/>
          </w:rPr>
          <w:t>perpanjangan kontrak</w:t>
        </w:r>
        <w:r>
          <w:rPr>
            <w:sz w:val="24"/>
            <w:szCs w:val="24"/>
            <w:lang w:val="id-ID"/>
          </w:rPr>
          <w:t xml:space="preserve">, lalu tekan tombol </w:t>
        </w:r>
        <w:proofErr w:type="spellStart"/>
        <w:r>
          <w:rPr>
            <w:sz w:val="24"/>
            <w:szCs w:val="24"/>
            <w:lang w:val="id-ID"/>
          </w:rPr>
          <w:t>add</w:t>
        </w:r>
        <w:proofErr w:type="spellEnd"/>
        <w:r>
          <w:rPr>
            <w:sz w:val="24"/>
            <w:szCs w:val="24"/>
            <w:lang w:val="id-ID"/>
          </w:rPr>
          <w:t xml:space="preserve"> yang ada di pojok kanan atas halaman untuk membuat pengajuan </w:t>
        </w:r>
        <w:r w:rsidR="00F569B9">
          <w:rPr>
            <w:sz w:val="24"/>
            <w:szCs w:val="24"/>
            <w:lang w:val="id-ID"/>
          </w:rPr>
          <w:t>perpanjangan kontrak</w:t>
        </w:r>
        <w:r>
          <w:rPr>
            <w:sz w:val="24"/>
            <w:szCs w:val="24"/>
            <w:lang w:val="id-ID"/>
          </w:rPr>
          <w:t xml:space="preserve"> baru.</w:t>
        </w:r>
      </w:ins>
    </w:p>
    <w:p w:rsidR="00F93351" w:rsidRDefault="000956FE">
      <w:pPr>
        <w:tabs>
          <w:tab w:val="left" w:pos="450"/>
        </w:tabs>
        <w:spacing w:before="240" w:line="240" w:lineRule="auto"/>
        <w:rPr>
          <w:ins w:id="691" w:author="Abdul Ghanni" w:date="2015-11-11T10:39:00Z"/>
          <w:lang w:val="id-ID"/>
        </w:rPr>
        <w:pPrChange w:id="692" w:author="Abdul Ghanni" w:date="2015-11-11T10:39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693" w:author="Abdul Ghanni" w:date="2015-11-09T13:10:00Z">
        <w:r>
          <w:rPr>
            <w:lang w:val="id-ID"/>
          </w:rPr>
          <w:pict>
            <v:shape id="_x0000_i1047" type="#_x0000_t75" style="width:467.45pt;height:87.05pt">
              <v:imagedata r:id="rId33" o:title="1"/>
            </v:shape>
          </w:pict>
        </w:r>
      </w:ins>
    </w:p>
    <w:p w:rsidR="009D3C7B" w:rsidRPr="009D3C7B" w:rsidRDefault="009D3C7B">
      <w:pPr>
        <w:tabs>
          <w:tab w:val="left" w:pos="450"/>
        </w:tabs>
        <w:spacing w:before="240" w:line="240" w:lineRule="auto"/>
        <w:jc w:val="center"/>
        <w:rPr>
          <w:ins w:id="694" w:author="Abdul Ghanni" w:date="2015-11-08T14:56:00Z"/>
          <w:i/>
          <w:sz w:val="24"/>
          <w:szCs w:val="24"/>
          <w:lang w:val="id-ID"/>
          <w:rPrChange w:id="695" w:author="Abdul Ghanni" w:date="2015-11-11T10:39:00Z">
            <w:rPr>
              <w:ins w:id="696" w:author="Abdul Ghanni" w:date="2015-11-08T14:56:00Z"/>
              <w:lang w:val="id-ID"/>
            </w:rPr>
          </w:rPrChange>
        </w:rPr>
        <w:pPrChange w:id="697" w:author="Abdul Ghanni" w:date="2015-11-11T10:39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698" w:author="Abdul Ghanni" w:date="2015-11-11T10:39:00Z">
        <w:r w:rsidRPr="00B63580">
          <w:rPr>
            <w:i/>
            <w:lang w:val="id-ID"/>
          </w:rPr>
          <w:t xml:space="preserve">Gambar </w:t>
        </w:r>
      </w:ins>
      <w:ins w:id="699" w:author="Abdul Ghanni" w:date="2015-11-11T10:46:00Z">
        <w:r w:rsidR="007A25F3">
          <w:rPr>
            <w:i/>
            <w:lang w:val="id-ID"/>
          </w:rPr>
          <w:t>4.1</w:t>
        </w:r>
      </w:ins>
    </w:p>
    <w:p w:rsidR="00A27CAE" w:rsidRDefault="00A27CAE" w:rsidP="00A27CA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700" w:author="Abdul Ghanni" w:date="2015-11-09T13:11:00Z"/>
          <w:sz w:val="24"/>
          <w:szCs w:val="24"/>
          <w:lang w:val="id-ID"/>
        </w:rPr>
      </w:pPr>
      <w:ins w:id="701" w:author="Abdul Ghanni" w:date="2015-11-08T14:56:00Z">
        <w:r>
          <w:rPr>
            <w:sz w:val="24"/>
            <w:szCs w:val="24"/>
            <w:lang w:val="id-ID"/>
          </w:rPr>
          <w:t xml:space="preserve">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, isi data sesuai pengajuan </w:t>
        </w:r>
        <w:r w:rsidR="00F569B9">
          <w:rPr>
            <w:sz w:val="24"/>
            <w:szCs w:val="24"/>
            <w:lang w:val="id-ID"/>
          </w:rPr>
          <w:t>perpanjangan kontrak</w:t>
        </w:r>
        <w:r>
          <w:rPr>
            <w:sz w:val="24"/>
            <w:szCs w:val="24"/>
            <w:lang w:val="id-ID"/>
          </w:rPr>
          <w:t xml:space="preserve"> yang akan diajukan lalu pilih atasan yang </w:t>
        </w:r>
        <w:proofErr w:type="spellStart"/>
        <w:r>
          <w:rPr>
            <w:sz w:val="24"/>
            <w:szCs w:val="24"/>
            <w:lang w:val="id-ID"/>
          </w:rPr>
          <w:t>dibuthkan</w:t>
        </w:r>
        <w:proofErr w:type="spellEnd"/>
        <w:r>
          <w:rPr>
            <w:sz w:val="24"/>
            <w:szCs w:val="24"/>
            <w:lang w:val="id-ID"/>
          </w:rPr>
          <w:t xml:space="preserve"> untuk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F93351" w:rsidRDefault="000956FE">
      <w:pPr>
        <w:tabs>
          <w:tab w:val="left" w:pos="450"/>
        </w:tabs>
        <w:spacing w:before="240" w:line="240" w:lineRule="auto"/>
        <w:rPr>
          <w:ins w:id="702" w:author="Abdul Ghanni" w:date="2015-11-11T10:39:00Z"/>
          <w:lang w:val="id-ID"/>
        </w:rPr>
        <w:pPrChange w:id="703" w:author="Abdul Ghanni" w:date="2015-11-11T10:39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04" w:author="Abdul Ghanni" w:date="2015-11-09T13:11:00Z">
        <w:r>
          <w:rPr>
            <w:lang w:val="id-ID"/>
          </w:rPr>
          <w:lastRenderedPageBreak/>
          <w:pict>
            <v:shape id="_x0000_i1048" type="#_x0000_t75" style="width:467.45pt;height:348.2pt">
              <v:imagedata r:id="rId34" o:title="2"/>
            </v:shape>
          </w:pict>
        </w:r>
      </w:ins>
    </w:p>
    <w:p w:rsidR="009D3C7B" w:rsidRPr="009D3C7B" w:rsidRDefault="009D3C7B">
      <w:pPr>
        <w:tabs>
          <w:tab w:val="left" w:pos="450"/>
        </w:tabs>
        <w:spacing w:before="240" w:line="240" w:lineRule="auto"/>
        <w:jc w:val="center"/>
        <w:rPr>
          <w:ins w:id="705" w:author="Abdul Ghanni" w:date="2015-11-08T14:56:00Z"/>
          <w:i/>
          <w:sz w:val="24"/>
          <w:szCs w:val="24"/>
          <w:lang w:val="id-ID"/>
          <w:rPrChange w:id="706" w:author="Abdul Ghanni" w:date="2015-11-11T10:39:00Z">
            <w:rPr>
              <w:ins w:id="707" w:author="Abdul Ghanni" w:date="2015-11-08T14:56:00Z"/>
              <w:lang w:val="id-ID"/>
            </w:rPr>
          </w:rPrChange>
        </w:rPr>
        <w:pPrChange w:id="708" w:author="Abdul Ghanni" w:date="2015-11-11T10:39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09" w:author="Abdul Ghanni" w:date="2015-11-11T10:39:00Z">
        <w:r w:rsidRPr="00B63580">
          <w:rPr>
            <w:i/>
            <w:lang w:val="id-ID"/>
          </w:rPr>
          <w:t xml:space="preserve">Gambar </w:t>
        </w:r>
      </w:ins>
      <w:ins w:id="710" w:author="Abdul Ghanni" w:date="2015-11-11T10:47:00Z">
        <w:r w:rsidR="007A25F3">
          <w:rPr>
            <w:i/>
            <w:lang w:val="id-ID"/>
          </w:rPr>
          <w:t>4.</w:t>
        </w:r>
      </w:ins>
      <w:ins w:id="711" w:author="Abdul Ghanni" w:date="2015-11-11T10:39:00Z">
        <w:r w:rsidRPr="00B63580">
          <w:rPr>
            <w:i/>
            <w:lang w:val="id-ID"/>
          </w:rPr>
          <w:t>.</w:t>
        </w:r>
        <w:r w:rsidR="007A25F3">
          <w:rPr>
            <w:i/>
            <w:lang w:val="id-ID"/>
          </w:rPr>
          <w:t>2</w:t>
        </w:r>
      </w:ins>
    </w:p>
    <w:p w:rsidR="00A27CAE" w:rsidRDefault="00A27CAE" w:rsidP="00A27CA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712" w:author="Abdul Ghanni" w:date="2015-11-08T14:56:00Z"/>
          <w:sz w:val="24"/>
          <w:szCs w:val="24"/>
          <w:lang w:val="id-ID"/>
        </w:rPr>
      </w:pPr>
      <w:ins w:id="713" w:author="Abdul Ghanni" w:date="2015-11-08T14:56:00Z">
        <w:r>
          <w:rPr>
            <w:sz w:val="24"/>
            <w:szCs w:val="24"/>
            <w:lang w:val="id-ID"/>
          </w:rPr>
          <w:t xml:space="preserve">Setelah semua data terisi,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maka data pengajuan akan tersimpan dan akan mengirim notifikasi ke atasan untuk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A27CAE" w:rsidRDefault="00A27CAE" w:rsidP="00A27CA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714" w:author="Abdul Ghanni" w:date="2015-11-09T13:12:00Z"/>
          <w:sz w:val="24"/>
          <w:szCs w:val="24"/>
          <w:lang w:val="id-ID"/>
        </w:rPr>
      </w:pPr>
      <w:ins w:id="715" w:author="Abdul Ghanni" w:date="2015-11-08T14:56:00Z">
        <w:r>
          <w:rPr>
            <w:sz w:val="24"/>
            <w:szCs w:val="24"/>
            <w:lang w:val="id-ID"/>
          </w:rPr>
          <w:t xml:space="preserve">Saat atasan telah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, maka Anda akan mendapatkan notifikasi.</w:t>
        </w:r>
      </w:ins>
    </w:p>
    <w:p w:rsidR="00F93351" w:rsidRDefault="00F93351">
      <w:pPr>
        <w:tabs>
          <w:tab w:val="left" w:pos="450"/>
        </w:tabs>
        <w:spacing w:before="240" w:line="240" w:lineRule="auto"/>
        <w:rPr>
          <w:ins w:id="716" w:author="Abdul Ghanni" w:date="2015-11-11T10:40:00Z"/>
          <w:sz w:val="24"/>
          <w:szCs w:val="24"/>
          <w:lang w:val="id-ID"/>
        </w:rPr>
        <w:pPrChange w:id="717" w:author="Abdul Ghanni" w:date="2015-11-11T10:40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18" w:author="Abdul Ghanni" w:date="2015-11-09T13:12:00Z">
        <w:r>
          <w:rPr>
            <w:noProof/>
          </w:rPr>
          <w:drawing>
            <wp:inline distT="0" distB="0" distL="0" distR="0">
              <wp:extent cx="5936615" cy="2101850"/>
              <wp:effectExtent l="0" t="0" r="6985" b="0"/>
              <wp:docPr id="5" name="Picture 5" descr="C:\Users\abdul\AppData\Local\Microsoft\Windows\INetCache\Content.Word\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 descr="C:\Users\abdul\AppData\Local\Microsoft\Windows\INetCache\Content.Word\3.png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2101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D3C7B" w:rsidRPr="009D3C7B" w:rsidRDefault="007A25F3">
      <w:pPr>
        <w:tabs>
          <w:tab w:val="left" w:pos="450"/>
        </w:tabs>
        <w:spacing w:before="240" w:line="240" w:lineRule="auto"/>
        <w:jc w:val="center"/>
        <w:rPr>
          <w:ins w:id="719" w:author="Abdul Ghanni" w:date="2015-11-08T14:56:00Z"/>
          <w:i/>
          <w:sz w:val="24"/>
          <w:szCs w:val="24"/>
          <w:lang w:val="id-ID"/>
          <w:rPrChange w:id="720" w:author="Abdul Ghanni" w:date="2015-11-11T10:40:00Z">
            <w:rPr>
              <w:ins w:id="721" w:author="Abdul Ghanni" w:date="2015-11-08T14:56:00Z"/>
              <w:lang w:val="id-ID"/>
            </w:rPr>
          </w:rPrChange>
        </w:rPr>
        <w:pPrChange w:id="722" w:author="Abdul Ghanni" w:date="2015-11-11T10:40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23" w:author="Abdul Ghanni" w:date="2015-11-11T10:40:00Z">
        <w:r>
          <w:rPr>
            <w:i/>
            <w:lang w:val="id-ID"/>
          </w:rPr>
          <w:t>Gambar 4.3</w:t>
        </w:r>
      </w:ins>
    </w:p>
    <w:p w:rsidR="00F93351" w:rsidRPr="009D3C7B" w:rsidRDefault="00A27CA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724" w:author="Abdul Ghanni" w:date="2015-11-08T14:56:00Z"/>
          <w:sz w:val="24"/>
          <w:szCs w:val="24"/>
          <w:lang w:val="id-ID"/>
          <w:rPrChange w:id="725" w:author="Abdul Ghanni" w:date="2015-11-11T10:40:00Z">
            <w:rPr>
              <w:ins w:id="726" w:author="Abdul Ghanni" w:date="2015-11-08T14:56:00Z"/>
              <w:lang w:val="id-ID"/>
            </w:rPr>
          </w:rPrChange>
        </w:rPr>
      </w:pPr>
      <w:ins w:id="727" w:author="Abdul Ghanni" w:date="2015-11-08T14:56:00Z">
        <w:r>
          <w:rPr>
            <w:sz w:val="24"/>
            <w:szCs w:val="24"/>
            <w:lang w:val="id-ID"/>
          </w:rPr>
          <w:lastRenderedPageBreak/>
          <w:t xml:space="preserve">Tekan </w:t>
        </w:r>
        <w:proofErr w:type="spellStart"/>
        <w:r>
          <w:rPr>
            <w:sz w:val="24"/>
            <w:szCs w:val="24"/>
            <w:lang w:val="id-ID"/>
          </w:rPr>
          <w:t>icon</w:t>
        </w:r>
        <w:proofErr w:type="spellEnd"/>
        <w:r>
          <w:rPr>
            <w:sz w:val="24"/>
            <w:szCs w:val="24"/>
            <w:lang w:val="id-ID"/>
          </w:rPr>
          <w:t xml:space="preserve"> surat/notifikasi untuk melihat notifikasi, lalu tekan judul notifikasi untuk melihat detail status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F93351" w:rsidRPr="009D3C7B" w:rsidRDefault="00F93351">
      <w:pPr>
        <w:tabs>
          <w:tab w:val="left" w:pos="450"/>
        </w:tabs>
        <w:spacing w:before="240" w:line="240" w:lineRule="auto"/>
        <w:jc w:val="center"/>
        <w:rPr>
          <w:ins w:id="728" w:author="Abdul Ghanni" w:date="2015-11-09T13:12:00Z"/>
          <w:i/>
          <w:sz w:val="24"/>
          <w:szCs w:val="24"/>
          <w:lang w:val="id-ID"/>
          <w:rPrChange w:id="729" w:author="Abdul Ghanni" w:date="2015-11-11T10:40:00Z">
            <w:rPr>
              <w:ins w:id="730" w:author="Abdul Ghanni" w:date="2015-11-09T13:12:00Z"/>
              <w:lang w:val="id-ID"/>
            </w:rPr>
          </w:rPrChange>
        </w:rPr>
        <w:pPrChange w:id="731" w:author="Abdul Ghanni" w:date="2015-11-11T10:40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32" w:author="Abdul Ghanni" w:date="2015-11-09T13:12:00Z">
        <w:r>
          <w:rPr>
            <w:noProof/>
          </w:rPr>
          <w:drawing>
            <wp:inline distT="0" distB="0" distL="0" distR="0">
              <wp:extent cx="5936615" cy="2169795"/>
              <wp:effectExtent l="0" t="0" r="6985" b="1905"/>
              <wp:docPr id="4" name="Picture 4" descr="C:\Users\abdul\AppData\Local\Microsoft\Windows\INetCache\Content.Word\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 descr="C:\Users\abdul\AppData\Local\Microsoft\Windows\INetCache\Content.Word\4.png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216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733" w:author="Abdul Ghanni" w:date="2015-11-11T10:40:00Z">
        <w:r w:rsidR="009D3C7B" w:rsidRPr="009D3C7B">
          <w:rPr>
            <w:i/>
            <w:lang w:val="id-ID"/>
          </w:rPr>
          <w:t xml:space="preserve"> </w:t>
        </w:r>
        <w:r w:rsidR="007A25F3">
          <w:rPr>
            <w:i/>
            <w:lang w:val="id-ID"/>
          </w:rPr>
          <w:t>Gambar 4.4</w:t>
        </w:r>
      </w:ins>
    </w:p>
    <w:p w:rsidR="00A27CAE" w:rsidRDefault="00A27CAE" w:rsidP="00A27CA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734" w:author="Abdul Ghanni" w:date="2015-11-09T13:11:00Z"/>
          <w:sz w:val="24"/>
          <w:szCs w:val="24"/>
          <w:lang w:val="id-ID"/>
        </w:rPr>
      </w:pPr>
      <w:ins w:id="735" w:author="Abdul Ghanni" w:date="2015-11-08T14:56:00Z">
        <w:r>
          <w:rPr>
            <w:sz w:val="24"/>
            <w:szCs w:val="24"/>
            <w:lang w:val="id-ID"/>
          </w:rPr>
          <w:t xml:space="preserve">pada detail email, tekan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” untuk menuju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pengajuan.</w:t>
        </w:r>
      </w:ins>
    </w:p>
    <w:p w:rsidR="00F93351" w:rsidRDefault="00F93351">
      <w:pPr>
        <w:tabs>
          <w:tab w:val="left" w:pos="450"/>
        </w:tabs>
        <w:spacing w:before="240" w:line="240" w:lineRule="auto"/>
        <w:rPr>
          <w:ins w:id="736" w:author="Abdul Ghanni" w:date="2015-11-11T10:40:00Z"/>
          <w:sz w:val="24"/>
          <w:szCs w:val="24"/>
          <w:lang w:val="id-ID"/>
        </w:rPr>
        <w:pPrChange w:id="737" w:author="Abdul Ghanni" w:date="2015-11-11T10:40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38" w:author="Abdul Ghanni" w:date="2015-11-09T13:12:00Z">
        <w:r w:rsidRPr="00F93351">
          <w:rPr>
            <w:noProof/>
          </w:rPr>
          <w:drawing>
            <wp:inline distT="0" distB="0" distL="0" distR="0">
              <wp:extent cx="5943600" cy="3098122"/>
              <wp:effectExtent l="0" t="0" r="0" b="7620"/>
              <wp:docPr id="6" name="Picture 6" descr="C:\Users\abdul\Documents\SS Web HRIS Erlangga\Atasan\perpanjangan\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 descr="C:\Users\abdul\Documents\SS Web HRIS Erlangga\Atasan\perpanjangan\5.png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0981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D3C7B" w:rsidRPr="009D3C7B" w:rsidRDefault="007A25F3">
      <w:pPr>
        <w:tabs>
          <w:tab w:val="left" w:pos="450"/>
        </w:tabs>
        <w:spacing w:before="240" w:line="240" w:lineRule="auto"/>
        <w:jc w:val="center"/>
        <w:rPr>
          <w:ins w:id="739" w:author="Abdul Ghanni" w:date="2015-11-08T14:56:00Z"/>
          <w:i/>
          <w:sz w:val="24"/>
          <w:szCs w:val="24"/>
          <w:lang w:val="id-ID"/>
          <w:rPrChange w:id="740" w:author="Abdul Ghanni" w:date="2015-11-11T10:40:00Z">
            <w:rPr>
              <w:ins w:id="741" w:author="Abdul Ghanni" w:date="2015-11-08T14:56:00Z"/>
              <w:lang w:val="id-ID"/>
            </w:rPr>
          </w:rPrChange>
        </w:rPr>
        <w:pPrChange w:id="742" w:author="Abdul Ghanni" w:date="2015-11-11T10:40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43" w:author="Abdul Ghanni" w:date="2015-11-11T10:40:00Z">
        <w:r>
          <w:rPr>
            <w:i/>
            <w:lang w:val="id-ID"/>
          </w:rPr>
          <w:t>Gambar 4.5</w:t>
        </w:r>
      </w:ins>
    </w:p>
    <w:p w:rsidR="00A27CAE" w:rsidRDefault="00A27CAE" w:rsidP="00A27CA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744" w:author="Abdul Ghanni" w:date="2015-11-09T13:11:00Z"/>
          <w:sz w:val="24"/>
          <w:szCs w:val="24"/>
          <w:lang w:val="id-ID"/>
        </w:rPr>
      </w:pPr>
      <w:ins w:id="745" w:author="Abdul Ghanni" w:date="2015-11-08T14:56:00Z">
        <w:r>
          <w:rPr>
            <w:sz w:val="24"/>
            <w:szCs w:val="24"/>
            <w:lang w:val="id-ID"/>
          </w:rPr>
          <w:t xml:space="preserve">Pada detail </w:t>
        </w:r>
        <w:proofErr w:type="spellStart"/>
        <w:r>
          <w:rPr>
            <w:sz w:val="24"/>
            <w:szCs w:val="24"/>
            <w:lang w:val="id-ID"/>
          </w:rPr>
          <w:t>fom</w:t>
        </w:r>
        <w:proofErr w:type="spellEnd"/>
        <w:r>
          <w:rPr>
            <w:sz w:val="24"/>
            <w:szCs w:val="24"/>
            <w:lang w:val="id-ID"/>
          </w:rPr>
          <w:t xml:space="preserve"> terlihat </w:t>
        </w:r>
      </w:ins>
      <w:ins w:id="746" w:author="Abdul Ghanni" w:date="2015-11-08T15:13:00Z">
        <w:r w:rsidR="00FE557A">
          <w:rPr>
            <w:sz w:val="24"/>
            <w:szCs w:val="24"/>
            <w:lang w:val="id-ID"/>
          </w:rPr>
          <w:t>status</w:t>
        </w:r>
      </w:ins>
      <w:ins w:id="747" w:author="Abdul Ghanni" w:date="2015-11-08T14:56:00Z">
        <w:r>
          <w:rPr>
            <w:sz w:val="24"/>
            <w:szCs w:val="24"/>
            <w:lang w:val="id-ID"/>
          </w:rPr>
          <w:t xml:space="preserve"> terakhir pengajuan Anda.</w:t>
        </w:r>
      </w:ins>
    </w:p>
    <w:p w:rsidR="00F93351" w:rsidRDefault="000956FE">
      <w:pPr>
        <w:tabs>
          <w:tab w:val="left" w:pos="450"/>
        </w:tabs>
        <w:spacing w:before="240" w:line="240" w:lineRule="auto"/>
        <w:rPr>
          <w:ins w:id="748" w:author="Abdul Ghanni" w:date="2015-11-11T10:40:00Z"/>
          <w:lang w:val="id-ID"/>
        </w:rPr>
        <w:pPrChange w:id="749" w:author="Abdul Ghanni" w:date="2015-11-11T10:40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50" w:author="Abdul Ghanni" w:date="2015-11-09T13:12:00Z">
        <w:r>
          <w:rPr>
            <w:lang w:val="id-ID"/>
          </w:rPr>
          <w:lastRenderedPageBreak/>
          <w:pict>
            <v:shape id="_x0000_i1049" type="#_x0000_t75" style="width:467.45pt;height:389pt">
              <v:imagedata r:id="rId38" o:title="6"/>
            </v:shape>
          </w:pict>
        </w:r>
      </w:ins>
    </w:p>
    <w:p w:rsidR="009D3C7B" w:rsidRPr="009D3C7B" w:rsidRDefault="007A25F3">
      <w:pPr>
        <w:tabs>
          <w:tab w:val="left" w:pos="450"/>
        </w:tabs>
        <w:spacing w:before="240" w:line="240" w:lineRule="auto"/>
        <w:jc w:val="center"/>
        <w:rPr>
          <w:ins w:id="751" w:author="Abdul Ghanni" w:date="2015-11-08T14:56:00Z"/>
          <w:i/>
          <w:sz w:val="24"/>
          <w:szCs w:val="24"/>
          <w:lang w:val="id-ID"/>
          <w:rPrChange w:id="752" w:author="Abdul Ghanni" w:date="2015-11-11T10:40:00Z">
            <w:rPr>
              <w:ins w:id="753" w:author="Abdul Ghanni" w:date="2015-11-08T14:56:00Z"/>
              <w:lang w:val="id-ID"/>
            </w:rPr>
          </w:rPrChange>
        </w:rPr>
        <w:pPrChange w:id="754" w:author="Abdul Ghanni" w:date="2015-11-11T10:40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55" w:author="Abdul Ghanni" w:date="2015-11-11T10:40:00Z">
        <w:r>
          <w:rPr>
            <w:i/>
            <w:lang w:val="id-ID"/>
          </w:rPr>
          <w:t>Gambar 4.6</w:t>
        </w:r>
      </w:ins>
    </w:p>
    <w:p w:rsidR="00A27CAE" w:rsidRDefault="00A27CAE" w:rsidP="00A27CAE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756" w:author="Abdul Ghanni" w:date="2015-11-08T15:03:00Z"/>
          <w:sz w:val="24"/>
          <w:szCs w:val="24"/>
          <w:lang w:val="id-ID"/>
        </w:rPr>
      </w:pPr>
      <w:ins w:id="757" w:author="Abdul Ghanni" w:date="2015-11-08T14:56:00Z">
        <w:r>
          <w:rPr>
            <w:sz w:val="24"/>
            <w:szCs w:val="24"/>
            <w:lang w:val="id-ID"/>
          </w:rPr>
          <w:t xml:space="preserve">Untuk mencetak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tekan tombol cetak pada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atau pada halaman daftar pengajuan.</w:t>
        </w:r>
      </w:ins>
    </w:p>
    <w:p w:rsidR="006343C1" w:rsidRDefault="006343C1">
      <w:pPr>
        <w:pStyle w:val="ListParagraph"/>
        <w:tabs>
          <w:tab w:val="left" w:pos="450"/>
        </w:tabs>
        <w:spacing w:before="240" w:line="240" w:lineRule="auto"/>
        <w:ind w:left="1440"/>
        <w:rPr>
          <w:ins w:id="758" w:author="Abdul Ghanni" w:date="2015-11-09T13:12:00Z"/>
          <w:sz w:val="24"/>
          <w:szCs w:val="24"/>
          <w:lang w:val="id-ID"/>
        </w:rPr>
        <w:pPrChange w:id="759" w:author="Abdul Ghanni" w:date="2015-11-08T15:03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F93351" w:rsidRPr="009D3C7B" w:rsidRDefault="00DE0980">
      <w:pPr>
        <w:tabs>
          <w:tab w:val="left" w:pos="450"/>
        </w:tabs>
        <w:spacing w:before="240" w:line="240" w:lineRule="auto"/>
        <w:jc w:val="center"/>
        <w:rPr>
          <w:ins w:id="760" w:author="Abdul Ghanni" w:date="2015-11-09T13:13:00Z"/>
          <w:i/>
          <w:sz w:val="24"/>
          <w:szCs w:val="24"/>
          <w:lang w:val="id-ID"/>
          <w:rPrChange w:id="761" w:author="Abdul Ghanni" w:date="2015-11-11T10:41:00Z">
            <w:rPr>
              <w:ins w:id="762" w:author="Abdul Ghanni" w:date="2015-11-09T13:13:00Z"/>
              <w:lang w:val="id-ID"/>
            </w:rPr>
          </w:rPrChange>
        </w:rPr>
        <w:pPrChange w:id="763" w:author="Abdul Ghanni" w:date="2015-11-11T10:41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64" w:author="Abdul Ghanni" w:date="2015-11-09T13:13:00Z">
        <w:r>
          <w:rPr>
            <w:lang w:val="id-ID"/>
          </w:rPr>
          <w:lastRenderedPageBreak/>
          <w:pict>
            <v:shape id="_x0000_i1050" type="#_x0000_t75" style="width:467.45pt;height:202.05pt">
              <v:imagedata r:id="rId39" o:title="7"/>
            </v:shape>
          </w:pict>
        </w:r>
      </w:ins>
      <w:ins w:id="765" w:author="Abdul Ghanni" w:date="2015-11-11T10:41:00Z">
        <w:r w:rsidR="009D3C7B" w:rsidRPr="009D3C7B">
          <w:rPr>
            <w:i/>
            <w:lang w:val="id-ID"/>
          </w:rPr>
          <w:t xml:space="preserve"> </w:t>
        </w:r>
        <w:r w:rsidR="007A25F3">
          <w:rPr>
            <w:i/>
            <w:lang w:val="id-ID"/>
          </w:rPr>
          <w:t>Gambar 4.7</w:t>
        </w:r>
      </w:ins>
    </w:p>
    <w:p w:rsidR="009D3C7B" w:rsidRPr="00B63580" w:rsidRDefault="00DE0980" w:rsidP="009D3C7B">
      <w:pPr>
        <w:tabs>
          <w:tab w:val="left" w:pos="450"/>
        </w:tabs>
        <w:spacing w:before="240" w:line="240" w:lineRule="auto"/>
        <w:jc w:val="center"/>
        <w:rPr>
          <w:ins w:id="766" w:author="Abdul Ghanni" w:date="2015-11-11T10:41:00Z"/>
          <w:i/>
          <w:sz w:val="24"/>
          <w:szCs w:val="24"/>
          <w:lang w:val="id-ID"/>
        </w:rPr>
      </w:pPr>
      <w:ins w:id="767" w:author="Abdul Ghanni" w:date="2015-11-09T13:13:00Z">
        <w:r>
          <w:rPr>
            <w:lang w:val="id-ID"/>
          </w:rPr>
          <w:pict>
            <v:shape id="_x0000_i1051" type="#_x0000_t75" style="width:467.45pt;height:323.45pt">
              <v:imagedata r:id="rId40" o:title="8"/>
            </v:shape>
          </w:pict>
        </w:r>
      </w:ins>
      <w:ins w:id="768" w:author="Abdul Ghanni" w:date="2015-11-11T10:41:00Z">
        <w:r w:rsidR="009D3C7B" w:rsidRPr="009D3C7B">
          <w:rPr>
            <w:i/>
            <w:lang w:val="id-ID"/>
          </w:rPr>
          <w:t xml:space="preserve"> </w:t>
        </w:r>
        <w:r w:rsidR="007A25F3">
          <w:rPr>
            <w:i/>
            <w:lang w:val="id-ID"/>
          </w:rPr>
          <w:t>Gambar 4.8</w:t>
        </w:r>
      </w:ins>
    </w:p>
    <w:p w:rsidR="00F93351" w:rsidRDefault="00F93351">
      <w:pPr>
        <w:tabs>
          <w:tab w:val="left" w:pos="450"/>
        </w:tabs>
        <w:spacing w:before="240" w:line="240" w:lineRule="auto"/>
        <w:rPr>
          <w:ins w:id="769" w:author="Abdul Ghanni" w:date="2015-11-11T10:41:00Z"/>
          <w:sz w:val="24"/>
          <w:szCs w:val="24"/>
          <w:lang w:val="id-ID"/>
        </w:rPr>
        <w:pPrChange w:id="770" w:author="Abdul Ghanni" w:date="2015-11-11T10:41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9D3C7B" w:rsidRDefault="009D3C7B">
      <w:pPr>
        <w:tabs>
          <w:tab w:val="left" w:pos="450"/>
        </w:tabs>
        <w:spacing w:before="240" w:line="240" w:lineRule="auto"/>
        <w:rPr>
          <w:ins w:id="771" w:author="Abdul Ghanni" w:date="2015-11-11T10:41:00Z"/>
          <w:sz w:val="24"/>
          <w:szCs w:val="24"/>
          <w:lang w:val="id-ID"/>
        </w:rPr>
        <w:pPrChange w:id="772" w:author="Abdul Ghanni" w:date="2015-11-11T10:41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9D3C7B" w:rsidRPr="009D3C7B" w:rsidRDefault="009D3C7B">
      <w:pPr>
        <w:tabs>
          <w:tab w:val="left" w:pos="450"/>
        </w:tabs>
        <w:spacing w:before="240" w:line="240" w:lineRule="auto"/>
        <w:rPr>
          <w:ins w:id="773" w:author="Abdul Ghanni" w:date="2015-11-08T15:03:00Z"/>
          <w:sz w:val="24"/>
          <w:szCs w:val="24"/>
          <w:lang w:val="id-ID"/>
          <w:rPrChange w:id="774" w:author="Abdul Ghanni" w:date="2015-11-11T10:41:00Z">
            <w:rPr>
              <w:ins w:id="775" w:author="Abdul Ghanni" w:date="2015-11-08T15:03:00Z"/>
              <w:lang w:val="id-ID"/>
            </w:rPr>
          </w:rPrChange>
        </w:rPr>
        <w:pPrChange w:id="776" w:author="Abdul Ghanni" w:date="2015-11-11T10:41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6343C1" w:rsidRDefault="006343C1">
      <w:pPr>
        <w:pStyle w:val="ListParagraph"/>
        <w:numPr>
          <w:ilvl w:val="0"/>
          <w:numId w:val="28"/>
        </w:numPr>
        <w:tabs>
          <w:tab w:val="left" w:pos="450"/>
        </w:tabs>
        <w:spacing w:before="240" w:line="240" w:lineRule="auto"/>
        <w:rPr>
          <w:ins w:id="777" w:author="Abdul Ghanni" w:date="2015-11-08T15:03:00Z"/>
          <w:b/>
          <w:sz w:val="24"/>
          <w:szCs w:val="24"/>
          <w:lang w:val="id-ID"/>
        </w:rPr>
        <w:pPrChange w:id="778" w:author="Abdul Ghanni" w:date="2015-11-08T15:03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79" w:author="Abdul Ghanni" w:date="2015-11-08T15:03:00Z">
        <w:r w:rsidRPr="006343C1">
          <w:rPr>
            <w:b/>
            <w:sz w:val="24"/>
            <w:szCs w:val="24"/>
            <w:lang w:val="id-ID"/>
            <w:rPrChange w:id="780" w:author="Abdul Ghanni" w:date="2015-11-08T15:03:00Z">
              <w:rPr>
                <w:sz w:val="24"/>
                <w:szCs w:val="24"/>
                <w:lang w:val="id-ID"/>
              </w:rPr>
            </w:rPrChange>
          </w:rPr>
          <w:lastRenderedPageBreak/>
          <w:t>Rekomendasi Karyawan Keluar</w:t>
        </w:r>
      </w:ins>
    </w:p>
    <w:p w:rsidR="006343C1" w:rsidRDefault="006343C1">
      <w:pPr>
        <w:pStyle w:val="ListParagraph"/>
        <w:tabs>
          <w:tab w:val="left" w:pos="450"/>
        </w:tabs>
        <w:spacing w:before="240" w:line="240" w:lineRule="auto"/>
        <w:ind w:left="810"/>
        <w:rPr>
          <w:ins w:id="781" w:author="Abdul Ghanni" w:date="2015-11-08T15:03:00Z"/>
          <w:sz w:val="24"/>
          <w:szCs w:val="24"/>
          <w:lang w:val="id-ID"/>
        </w:rPr>
        <w:pPrChange w:id="782" w:author="Abdul Ghanni" w:date="2015-11-08T15:03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415223" w:rsidRDefault="00415223">
      <w:pPr>
        <w:pStyle w:val="ListParagraph"/>
        <w:tabs>
          <w:tab w:val="left" w:pos="450"/>
        </w:tabs>
        <w:spacing w:before="240" w:line="240" w:lineRule="auto"/>
        <w:ind w:left="810"/>
        <w:rPr>
          <w:ins w:id="783" w:author="Abdul Ghanni" w:date="2015-11-08T15:10:00Z"/>
          <w:sz w:val="24"/>
          <w:szCs w:val="24"/>
          <w:lang w:val="id-ID"/>
        </w:rPr>
        <w:pPrChange w:id="784" w:author="Abdul Ghanni" w:date="2015-11-08T15:03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785" w:author="Abdul Ghanni" w:date="2015-11-08T15:03:00Z">
        <w:r>
          <w:rPr>
            <w:sz w:val="24"/>
            <w:szCs w:val="24"/>
            <w:lang w:val="id-ID"/>
          </w:rPr>
          <w:t>Langkah mengajukan rekomendasi karyawan keluar</w:t>
        </w:r>
      </w:ins>
      <w:ins w:id="786" w:author="Abdul Ghanni" w:date="2015-11-08T15:04:00Z">
        <w:r>
          <w:rPr>
            <w:sz w:val="24"/>
            <w:szCs w:val="24"/>
            <w:lang w:val="id-ID"/>
          </w:rPr>
          <w:t>:</w:t>
        </w:r>
      </w:ins>
    </w:p>
    <w:p w:rsidR="00415223" w:rsidRDefault="00415223">
      <w:pPr>
        <w:pStyle w:val="ListParagraph"/>
        <w:tabs>
          <w:tab w:val="left" w:pos="450"/>
        </w:tabs>
        <w:spacing w:before="240" w:line="240" w:lineRule="auto"/>
        <w:ind w:left="810"/>
        <w:rPr>
          <w:ins w:id="787" w:author="Abdul Ghanni" w:date="2015-11-08T15:04:00Z"/>
          <w:sz w:val="24"/>
          <w:szCs w:val="24"/>
          <w:lang w:val="id-ID"/>
        </w:rPr>
        <w:pPrChange w:id="788" w:author="Abdul Ghanni" w:date="2015-11-08T15:03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415223" w:rsidRDefault="0041522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789" w:author="Abdul Ghanni" w:date="2015-11-11T10:41:00Z"/>
          <w:sz w:val="24"/>
          <w:szCs w:val="24"/>
          <w:lang w:val="id-ID"/>
        </w:rPr>
      </w:pPr>
      <w:ins w:id="790" w:author="Abdul Ghanni" w:date="2015-11-08T15:11:00Z">
        <w:r>
          <w:rPr>
            <w:sz w:val="24"/>
            <w:szCs w:val="24"/>
            <w:lang w:val="id-ID"/>
          </w:rPr>
          <w:t xml:space="preserve">A. </w:t>
        </w:r>
      </w:ins>
      <w:ins w:id="791" w:author="Abdul Ghanni" w:date="2015-11-08T15:04:00Z">
        <w:r>
          <w:rPr>
            <w:sz w:val="24"/>
            <w:szCs w:val="24"/>
            <w:lang w:val="id-ID"/>
          </w:rPr>
          <w:t xml:space="preserve">Jika tipe rekomendasi karyawan keluar </w:t>
        </w:r>
        <w:proofErr w:type="spellStart"/>
        <w:r w:rsidRPr="00415223">
          <w:rPr>
            <w:b/>
            <w:sz w:val="24"/>
            <w:szCs w:val="24"/>
            <w:lang w:val="id-ID"/>
            <w:rPrChange w:id="792" w:author="Abdul Ghanni" w:date="2015-11-08T15:08:00Z">
              <w:rPr>
                <w:sz w:val="24"/>
                <w:szCs w:val="24"/>
                <w:lang w:val="id-ID"/>
              </w:rPr>
            </w:rPrChange>
          </w:rPr>
          <w:t>resign</w:t>
        </w:r>
        <w:proofErr w:type="spellEnd"/>
        <w:r w:rsidRPr="00415223">
          <w:rPr>
            <w:b/>
            <w:sz w:val="24"/>
            <w:szCs w:val="24"/>
            <w:lang w:val="id-ID"/>
            <w:rPrChange w:id="793" w:author="Abdul Ghanni" w:date="2015-11-08T15:08:00Z">
              <w:rPr>
                <w:sz w:val="24"/>
                <w:szCs w:val="24"/>
                <w:lang w:val="id-ID"/>
              </w:rPr>
            </w:rPrChange>
          </w:rPr>
          <w:t>/pengunduran diri</w:t>
        </w:r>
        <w:r>
          <w:rPr>
            <w:sz w:val="24"/>
            <w:szCs w:val="24"/>
            <w:lang w:val="id-ID"/>
          </w:rPr>
          <w:t xml:space="preserve">, </w:t>
        </w:r>
      </w:ins>
      <w:ins w:id="794" w:author="Abdul Ghanni" w:date="2015-11-08T15:05:00Z">
        <w:r>
          <w:rPr>
            <w:sz w:val="24"/>
            <w:szCs w:val="24"/>
            <w:lang w:val="id-ID"/>
          </w:rPr>
          <w:t>Anda</w:t>
        </w:r>
      </w:ins>
      <w:ins w:id="795" w:author="Abdul Ghanni" w:date="2015-11-08T15:04:00Z">
        <w:r>
          <w:rPr>
            <w:sz w:val="24"/>
            <w:szCs w:val="24"/>
            <w:lang w:val="id-ID"/>
          </w:rPr>
          <w:t xml:space="preserve"> </w:t>
        </w:r>
      </w:ins>
      <w:ins w:id="796" w:author="Abdul Ghanni" w:date="2015-11-08T15:05:00Z">
        <w:r>
          <w:rPr>
            <w:sz w:val="24"/>
            <w:szCs w:val="24"/>
            <w:lang w:val="id-ID"/>
          </w:rPr>
          <w:t xml:space="preserve">sebagai atasan langsung dari karyawan yang mengajukan pengunduran diri akan mendapatkan notifikasi setelah pengajuan pengunduran diri karyawan tersebut </w:t>
        </w:r>
      </w:ins>
      <w:ins w:id="797" w:author="Abdul Ghanni" w:date="2015-11-08T15:07:00Z">
        <w:r>
          <w:rPr>
            <w:sz w:val="24"/>
            <w:szCs w:val="24"/>
            <w:lang w:val="id-ID"/>
          </w:rPr>
          <w:t xml:space="preserve">disetujui HRD dan telah melakukan wawancara </w:t>
        </w:r>
        <w:proofErr w:type="spellStart"/>
        <w:r>
          <w:rPr>
            <w:sz w:val="24"/>
            <w:szCs w:val="24"/>
            <w:lang w:val="id-ID"/>
          </w:rPr>
          <w:t>sebelumnya.</w:t>
        </w:r>
      </w:ins>
      <w:ins w:id="798" w:author="Abdul Ghanni" w:date="2015-11-08T15:09:00Z">
        <w:r>
          <w:rPr>
            <w:sz w:val="24"/>
            <w:szCs w:val="24"/>
            <w:lang w:val="id-ID"/>
          </w:rPr>
          <w:t>pada</w:t>
        </w:r>
        <w:proofErr w:type="spellEnd"/>
        <w:r>
          <w:rPr>
            <w:sz w:val="24"/>
            <w:szCs w:val="24"/>
            <w:lang w:val="id-ID"/>
          </w:rPr>
          <w:t xml:space="preserve"> detail notifikasi tekan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” untuk </w:t>
        </w:r>
        <w:proofErr w:type="spellStart"/>
        <w:r>
          <w:rPr>
            <w:sz w:val="24"/>
            <w:szCs w:val="24"/>
            <w:lang w:val="id-ID"/>
          </w:rPr>
          <w:t>menginput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rekomendasi karyawan keluar.</w:t>
        </w:r>
      </w:ins>
    </w:p>
    <w:p w:rsidR="009D3C7B" w:rsidRDefault="009D3C7B">
      <w:pPr>
        <w:pStyle w:val="ListParagraph"/>
        <w:tabs>
          <w:tab w:val="left" w:pos="450"/>
        </w:tabs>
        <w:spacing w:before="240" w:line="240" w:lineRule="auto"/>
        <w:ind w:left="1440"/>
        <w:rPr>
          <w:ins w:id="799" w:author="Abdul Ghanni" w:date="2015-11-09T16:58:00Z"/>
          <w:sz w:val="24"/>
          <w:szCs w:val="24"/>
          <w:lang w:val="id-ID"/>
        </w:rPr>
        <w:pPrChange w:id="800" w:author="Abdul Ghanni" w:date="2015-11-11T10:41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415223" w:rsidRPr="009D3C7B" w:rsidRDefault="00DE0980">
      <w:pPr>
        <w:tabs>
          <w:tab w:val="left" w:pos="450"/>
        </w:tabs>
        <w:spacing w:before="240" w:line="240" w:lineRule="auto"/>
        <w:jc w:val="center"/>
        <w:rPr>
          <w:ins w:id="801" w:author="Abdul Ghanni" w:date="2015-11-08T15:08:00Z"/>
          <w:i/>
          <w:sz w:val="24"/>
          <w:szCs w:val="24"/>
          <w:lang w:val="id-ID"/>
          <w:rPrChange w:id="802" w:author="Abdul Ghanni" w:date="2015-11-11T10:41:00Z">
            <w:rPr>
              <w:ins w:id="803" w:author="Abdul Ghanni" w:date="2015-11-08T15:08:00Z"/>
              <w:lang w:val="id-ID"/>
            </w:rPr>
          </w:rPrChange>
        </w:rPr>
        <w:pPrChange w:id="804" w:author="Abdul Ghanni" w:date="2015-11-11T10:41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05" w:author="Abdul Ghanni" w:date="2015-11-09T16:58:00Z">
        <w:r>
          <w:rPr>
            <w:lang w:val="id-ID"/>
          </w:rPr>
          <w:pict>
            <v:shape id="_x0000_i1052" type="#_x0000_t75" style="width:467.45pt;height:107.45pt">
              <v:imagedata r:id="rId41" o:title="1"/>
            </v:shape>
          </w:pict>
        </w:r>
      </w:ins>
      <w:ins w:id="806" w:author="Abdul Ghanni" w:date="2015-11-11T10:41:00Z">
        <w:r w:rsidR="009D3C7B" w:rsidRPr="009D3C7B">
          <w:rPr>
            <w:i/>
            <w:lang w:val="id-ID"/>
          </w:rPr>
          <w:t xml:space="preserve"> </w:t>
        </w:r>
        <w:r w:rsidR="007A25F3">
          <w:rPr>
            <w:i/>
            <w:lang w:val="id-ID"/>
          </w:rPr>
          <w:t>Gambar 5</w:t>
        </w:r>
        <w:r w:rsidR="009D3C7B" w:rsidRPr="00B63580">
          <w:rPr>
            <w:i/>
            <w:lang w:val="id-ID"/>
          </w:rPr>
          <w:t>.1</w:t>
        </w:r>
      </w:ins>
    </w:p>
    <w:p w:rsidR="00415223" w:rsidRDefault="00415223">
      <w:pPr>
        <w:pStyle w:val="ListParagraph"/>
        <w:tabs>
          <w:tab w:val="left" w:pos="450"/>
        </w:tabs>
        <w:spacing w:before="240" w:line="240" w:lineRule="auto"/>
        <w:ind w:left="1440"/>
        <w:rPr>
          <w:ins w:id="807" w:author="Abdul Ghanni" w:date="2015-11-08T15:11:00Z"/>
          <w:sz w:val="24"/>
          <w:szCs w:val="24"/>
          <w:lang w:val="id-ID"/>
        </w:rPr>
        <w:pPrChange w:id="808" w:author="Abdul Ghanni" w:date="2015-11-08T15:11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09" w:author="Abdul Ghanni" w:date="2015-11-08T15:11:00Z">
        <w:r>
          <w:rPr>
            <w:sz w:val="24"/>
            <w:szCs w:val="24"/>
            <w:lang w:val="id-ID"/>
          </w:rPr>
          <w:t xml:space="preserve">B. </w:t>
        </w:r>
      </w:ins>
      <w:ins w:id="810" w:author="Abdul Ghanni" w:date="2015-11-08T15:08:00Z">
        <w:r>
          <w:rPr>
            <w:sz w:val="24"/>
            <w:szCs w:val="24"/>
            <w:lang w:val="id-ID"/>
          </w:rPr>
          <w:t xml:space="preserve">Jika tipe rekomendasi karyawan keluar selain </w:t>
        </w:r>
        <w:proofErr w:type="spellStart"/>
        <w:r>
          <w:rPr>
            <w:sz w:val="24"/>
            <w:szCs w:val="24"/>
            <w:lang w:val="id-ID"/>
          </w:rPr>
          <w:t>resign</w:t>
        </w:r>
        <w:proofErr w:type="spellEnd"/>
        <w:r>
          <w:rPr>
            <w:sz w:val="24"/>
            <w:szCs w:val="24"/>
            <w:lang w:val="id-ID"/>
          </w:rPr>
          <w:t xml:space="preserve"> </w:t>
        </w:r>
      </w:ins>
      <w:ins w:id="811" w:author="Abdul Ghanni" w:date="2015-11-08T15:09:00Z">
        <w:r>
          <w:rPr>
            <w:sz w:val="24"/>
            <w:szCs w:val="24"/>
            <w:lang w:val="id-ID"/>
          </w:rPr>
          <w:t xml:space="preserve">/pengunduran diri, masuk ke halaman </w:t>
        </w:r>
      </w:ins>
      <w:ins w:id="812" w:author="Abdul Ghanni" w:date="2015-11-08T15:11:00Z">
        <w:r>
          <w:rPr>
            <w:sz w:val="24"/>
            <w:szCs w:val="24"/>
            <w:lang w:val="id-ID"/>
          </w:rPr>
          <w:t xml:space="preserve">rekomendasi karyawan keluar, lalu tekan tombol </w:t>
        </w:r>
        <w:proofErr w:type="spellStart"/>
        <w:r>
          <w:rPr>
            <w:sz w:val="24"/>
            <w:szCs w:val="24"/>
            <w:lang w:val="id-ID"/>
          </w:rPr>
          <w:t>add</w:t>
        </w:r>
        <w:proofErr w:type="spellEnd"/>
        <w:r>
          <w:rPr>
            <w:sz w:val="24"/>
            <w:szCs w:val="24"/>
            <w:lang w:val="id-ID"/>
          </w:rPr>
          <w:t xml:space="preserve"> yang ada di pojok kanan atas halaman daftar rekomendasi karyaw</w:t>
        </w:r>
        <w:r w:rsidR="00C80DE6">
          <w:rPr>
            <w:sz w:val="24"/>
            <w:szCs w:val="24"/>
            <w:lang w:val="id-ID"/>
          </w:rPr>
          <w:t>an keluar.</w:t>
        </w:r>
      </w:ins>
    </w:p>
    <w:p w:rsidR="00C80DE6" w:rsidRDefault="00C80DE6">
      <w:pPr>
        <w:pStyle w:val="ListParagraph"/>
        <w:tabs>
          <w:tab w:val="left" w:pos="450"/>
        </w:tabs>
        <w:spacing w:before="240" w:line="240" w:lineRule="auto"/>
        <w:ind w:left="1440"/>
        <w:rPr>
          <w:ins w:id="813" w:author="Abdul Ghanni" w:date="2015-11-09T16:58:00Z"/>
          <w:sz w:val="24"/>
          <w:szCs w:val="24"/>
          <w:lang w:val="id-ID"/>
        </w:rPr>
        <w:pPrChange w:id="814" w:author="Abdul Ghanni" w:date="2015-11-08T15:11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415223" w:rsidRPr="009D3C7B" w:rsidRDefault="00DE0980">
      <w:pPr>
        <w:tabs>
          <w:tab w:val="left" w:pos="450"/>
        </w:tabs>
        <w:spacing w:before="240" w:line="240" w:lineRule="auto"/>
        <w:jc w:val="center"/>
        <w:rPr>
          <w:ins w:id="815" w:author="Abdul Ghanni" w:date="2015-11-08T15:11:00Z"/>
          <w:i/>
          <w:sz w:val="24"/>
          <w:szCs w:val="24"/>
          <w:lang w:val="id-ID"/>
          <w:rPrChange w:id="816" w:author="Abdul Ghanni" w:date="2015-11-11T10:42:00Z">
            <w:rPr>
              <w:ins w:id="817" w:author="Abdul Ghanni" w:date="2015-11-08T15:11:00Z"/>
              <w:lang w:val="id-ID"/>
            </w:rPr>
          </w:rPrChange>
        </w:rPr>
        <w:pPrChange w:id="818" w:author="Abdul Ghanni" w:date="2015-11-11T10:42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19" w:author="Abdul Ghanni" w:date="2015-11-09T16:59:00Z">
        <w:r>
          <w:rPr>
            <w:lang w:val="id-ID"/>
          </w:rPr>
          <w:pict>
            <v:shape id="_x0000_i1053" type="#_x0000_t75" style="width:467.45pt;height:90.25pt">
              <v:imagedata r:id="rId42" o:title="2"/>
            </v:shape>
          </w:pict>
        </w:r>
      </w:ins>
      <w:ins w:id="820" w:author="Abdul Ghanni" w:date="2015-11-11T10:42:00Z">
        <w:r w:rsidR="009D3C7B" w:rsidRPr="009D3C7B">
          <w:rPr>
            <w:i/>
            <w:lang w:val="id-ID"/>
          </w:rPr>
          <w:t xml:space="preserve"> </w:t>
        </w:r>
        <w:r w:rsidR="007A25F3">
          <w:rPr>
            <w:i/>
            <w:lang w:val="id-ID"/>
          </w:rPr>
          <w:t>Gambar 5.2</w:t>
        </w:r>
      </w:ins>
    </w:p>
    <w:p w:rsidR="00415223" w:rsidRDefault="00415223" w:rsidP="0041522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821" w:author="Abdul Ghanni" w:date="2015-11-11T10:28:00Z"/>
          <w:sz w:val="24"/>
          <w:szCs w:val="24"/>
          <w:lang w:val="id-ID"/>
        </w:rPr>
      </w:pPr>
      <w:ins w:id="822" w:author="Abdul Ghanni" w:date="2015-11-08T15:12:00Z">
        <w:r>
          <w:rPr>
            <w:sz w:val="24"/>
            <w:szCs w:val="24"/>
            <w:lang w:val="id-ID"/>
          </w:rPr>
          <w:t xml:space="preserve">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>, isi data sesuai pengajuan rekomendasi karyawan keluar yang akan diajukan lalu pilih atasan yang dibut</w:t>
        </w:r>
      </w:ins>
      <w:ins w:id="823" w:author="Abdul Ghanni" w:date="2015-11-11T10:27:00Z">
        <w:r w:rsidR="000D5B63">
          <w:rPr>
            <w:sz w:val="24"/>
            <w:szCs w:val="24"/>
            <w:lang w:val="id-ID"/>
          </w:rPr>
          <w:t>u</w:t>
        </w:r>
      </w:ins>
      <w:ins w:id="824" w:author="Abdul Ghanni" w:date="2015-11-08T15:12:00Z">
        <w:r>
          <w:rPr>
            <w:sz w:val="24"/>
            <w:szCs w:val="24"/>
            <w:lang w:val="id-ID"/>
          </w:rPr>
          <w:t xml:space="preserve">hkan untuk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0D5B63" w:rsidRDefault="000D5B63">
      <w:pPr>
        <w:pStyle w:val="ListParagraph"/>
        <w:tabs>
          <w:tab w:val="left" w:pos="450"/>
        </w:tabs>
        <w:spacing w:before="240" w:line="240" w:lineRule="auto"/>
        <w:ind w:left="1440"/>
        <w:rPr>
          <w:ins w:id="825" w:author="Abdul Ghanni" w:date="2015-11-08T15:12:00Z"/>
          <w:sz w:val="24"/>
          <w:szCs w:val="24"/>
          <w:lang w:val="id-ID"/>
        </w:rPr>
        <w:pPrChange w:id="826" w:author="Abdul Ghanni" w:date="2015-11-11T10:28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0D5B63" w:rsidRDefault="000D5B63">
      <w:pPr>
        <w:pStyle w:val="ListParagraph"/>
        <w:tabs>
          <w:tab w:val="left" w:pos="450"/>
        </w:tabs>
        <w:spacing w:before="240" w:line="240" w:lineRule="auto"/>
        <w:ind w:left="1440"/>
        <w:rPr>
          <w:ins w:id="827" w:author="Abdul Ghanni" w:date="2015-11-11T10:28:00Z"/>
          <w:sz w:val="24"/>
          <w:szCs w:val="24"/>
          <w:lang w:val="id-ID"/>
        </w:rPr>
        <w:pPrChange w:id="828" w:author="Abdul Ghanni" w:date="2015-11-11T10:28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0D5B63" w:rsidRDefault="00DE0980">
      <w:pPr>
        <w:tabs>
          <w:tab w:val="left" w:pos="450"/>
        </w:tabs>
        <w:spacing w:before="240" w:line="240" w:lineRule="auto"/>
        <w:rPr>
          <w:ins w:id="829" w:author="Abdul Ghanni" w:date="2015-11-11T10:42:00Z"/>
          <w:lang w:val="id-ID"/>
        </w:rPr>
        <w:pPrChange w:id="830" w:author="Abdul Ghanni" w:date="2015-11-11T10:42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31" w:author="Abdul Ghanni" w:date="2015-11-11T10:29:00Z">
        <w:r>
          <w:rPr>
            <w:lang w:val="id-ID"/>
          </w:rPr>
          <w:lastRenderedPageBreak/>
          <w:pict>
            <v:shape id="_x0000_i1054" type="#_x0000_t75" style="width:467.45pt;height:7in">
              <v:imagedata r:id="rId43" o:title="3"/>
            </v:shape>
          </w:pict>
        </w:r>
      </w:ins>
    </w:p>
    <w:p w:rsidR="009D3C7B" w:rsidRPr="009D3C7B" w:rsidRDefault="007A25F3">
      <w:pPr>
        <w:tabs>
          <w:tab w:val="left" w:pos="450"/>
        </w:tabs>
        <w:spacing w:before="240" w:line="240" w:lineRule="auto"/>
        <w:jc w:val="center"/>
        <w:rPr>
          <w:ins w:id="832" w:author="Abdul Ghanni" w:date="2015-11-11T10:28:00Z"/>
          <w:i/>
          <w:sz w:val="24"/>
          <w:szCs w:val="24"/>
          <w:lang w:val="id-ID"/>
          <w:rPrChange w:id="833" w:author="Abdul Ghanni" w:date="2015-11-11T10:42:00Z">
            <w:rPr>
              <w:ins w:id="834" w:author="Abdul Ghanni" w:date="2015-11-11T10:28:00Z"/>
              <w:lang w:val="id-ID"/>
            </w:rPr>
          </w:rPrChange>
        </w:rPr>
        <w:pPrChange w:id="835" w:author="Abdul Ghanni" w:date="2015-11-11T10:42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36" w:author="Abdul Ghanni" w:date="2015-11-11T10:42:00Z">
        <w:r>
          <w:rPr>
            <w:i/>
            <w:lang w:val="id-ID"/>
          </w:rPr>
          <w:t>Gambar 5.3</w:t>
        </w:r>
      </w:ins>
    </w:p>
    <w:p w:rsidR="000D5B63" w:rsidRPr="009D3C7B" w:rsidRDefault="00DE0980">
      <w:pPr>
        <w:tabs>
          <w:tab w:val="left" w:pos="450"/>
        </w:tabs>
        <w:spacing w:before="240" w:line="240" w:lineRule="auto"/>
        <w:jc w:val="center"/>
        <w:rPr>
          <w:ins w:id="837" w:author="Abdul Ghanni" w:date="2015-11-11T10:30:00Z"/>
          <w:i/>
          <w:sz w:val="24"/>
          <w:szCs w:val="24"/>
          <w:lang w:val="id-ID"/>
          <w:rPrChange w:id="838" w:author="Abdul Ghanni" w:date="2015-11-11T10:42:00Z">
            <w:rPr>
              <w:ins w:id="839" w:author="Abdul Ghanni" w:date="2015-11-11T10:30:00Z"/>
              <w:lang w:val="id-ID"/>
            </w:rPr>
          </w:rPrChange>
        </w:rPr>
        <w:pPrChange w:id="840" w:author="Abdul Ghanni" w:date="2015-11-11T10:42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41" w:author="Abdul Ghanni" w:date="2015-11-11T10:30:00Z">
        <w:r>
          <w:rPr>
            <w:lang w:val="id-ID"/>
          </w:rPr>
          <w:lastRenderedPageBreak/>
          <w:pict>
            <v:shape id="_x0000_i1055" type="#_x0000_t75" style="width:467.45pt;height:548.05pt">
              <v:imagedata r:id="rId44" o:title="4"/>
            </v:shape>
          </w:pict>
        </w:r>
      </w:ins>
      <w:ins w:id="842" w:author="Abdul Ghanni" w:date="2015-11-11T10:42:00Z">
        <w:r w:rsidR="009D3C7B" w:rsidRPr="009D3C7B">
          <w:rPr>
            <w:i/>
            <w:lang w:val="id-ID"/>
          </w:rPr>
          <w:t xml:space="preserve"> </w:t>
        </w:r>
        <w:r w:rsidR="007A25F3">
          <w:rPr>
            <w:i/>
            <w:lang w:val="id-ID"/>
          </w:rPr>
          <w:t>Gambar 5.4</w:t>
        </w:r>
      </w:ins>
    </w:p>
    <w:p w:rsidR="00415223" w:rsidRDefault="00415223" w:rsidP="0041522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843" w:author="Abdul Ghanni" w:date="2015-11-09T16:59:00Z"/>
          <w:sz w:val="24"/>
          <w:szCs w:val="24"/>
          <w:lang w:val="id-ID"/>
        </w:rPr>
      </w:pPr>
      <w:ins w:id="844" w:author="Abdul Ghanni" w:date="2015-11-08T15:12:00Z">
        <w:r>
          <w:rPr>
            <w:sz w:val="24"/>
            <w:szCs w:val="24"/>
            <w:lang w:val="id-ID"/>
          </w:rPr>
          <w:t xml:space="preserve">Setelah semua data terisi,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maka data pengajuan akan tersimpan dan akan mengirim notifikasi ke atasan untuk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C80DE6" w:rsidRDefault="00C80DE6">
      <w:pPr>
        <w:pStyle w:val="ListParagraph"/>
        <w:tabs>
          <w:tab w:val="left" w:pos="450"/>
        </w:tabs>
        <w:spacing w:before="240" w:line="240" w:lineRule="auto"/>
        <w:ind w:left="1440"/>
        <w:rPr>
          <w:ins w:id="845" w:author="Abdul Ghanni" w:date="2015-11-08T15:12:00Z"/>
          <w:sz w:val="24"/>
          <w:szCs w:val="24"/>
          <w:lang w:val="id-ID"/>
        </w:rPr>
        <w:pPrChange w:id="846" w:author="Abdul Ghanni" w:date="2015-11-09T16:59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415223" w:rsidRDefault="00415223" w:rsidP="0041522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847" w:author="Abdul Ghanni" w:date="2015-11-11T10:31:00Z"/>
          <w:sz w:val="24"/>
          <w:szCs w:val="24"/>
          <w:lang w:val="id-ID"/>
        </w:rPr>
      </w:pPr>
      <w:ins w:id="848" w:author="Abdul Ghanni" w:date="2015-11-08T15:12:00Z">
        <w:r>
          <w:rPr>
            <w:sz w:val="24"/>
            <w:szCs w:val="24"/>
            <w:lang w:val="id-ID"/>
          </w:rPr>
          <w:t xml:space="preserve">Saat atasan telah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>, maka Anda akan mendapatkan notifikasi.</w:t>
        </w:r>
      </w:ins>
    </w:p>
    <w:p w:rsidR="000D5B63" w:rsidRPr="000D5B63" w:rsidRDefault="000D5B63">
      <w:pPr>
        <w:pStyle w:val="ListParagraph"/>
        <w:rPr>
          <w:ins w:id="849" w:author="Abdul Ghanni" w:date="2015-11-11T10:31:00Z"/>
          <w:sz w:val="24"/>
          <w:szCs w:val="24"/>
          <w:lang w:val="id-ID"/>
          <w:rPrChange w:id="850" w:author="Abdul Ghanni" w:date="2015-11-11T10:31:00Z">
            <w:rPr>
              <w:ins w:id="851" w:author="Abdul Ghanni" w:date="2015-11-11T10:31:00Z"/>
              <w:lang w:val="id-ID"/>
            </w:rPr>
          </w:rPrChange>
        </w:rPr>
        <w:pPrChange w:id="852" w:author="Abdul Ghanni" w:date="2015-11-11T10:31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0D5B63" w:rsidRPr="009D3C7B" w:rsidRDefault="000D5B63">
      <w:pPr>
        <w:tabs>
          <w:tab w:val="left" w:pos="450"/>
        </w:tabs>
        <w:spacing w:before="240" w:line="240" w:lineRule="auto"/>
        <w:jc w:val="center"/>
        <w:rPr>
          <w:ins w:id="853" w:author="Abdul Ghanni" w:date="2015-11-08T15:12:00Z"/>
          <w:i/>
          <w:sz w:val="24"/>
          <w:szCs w:val="24"/>
          <w:lang w:val="id-ID"/>
          <w:rPrChange w:id="854" w:author="Abdul Ghanni" w:date="2015-11-11T10:42:00Z">
            <w:rPr>
              <w:ins w:id="855" w:author="Abdul Ghanni" w:date="2015-11-08T15:12:00Z"/>
              <w:lang w:val="id-ID"/>
            </w:rPr>
          </w:rPrChange>
        </w:rPr>
        <w:pPrChange w:id="856" w:author="Abdul Ghanni" w:date="2015-11-11T10:42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57" w:author="Abdul Ghanni" w:date="2015-11-11T10:31:00Z">
        <w:r>
          <w:rPr>
            <w:noProof/>
          </w:rPr>
          <w:lastRenderedPageBreak/>
          <w:drawing>
            <wp:inline distT="0" distB="0" distL="0" distR="0">
              <wp:extent cx="5943600" cy="2103120"/>
              <wp:effectExtent l="0" t="0" r="0" b="0"/>
              <wp:docPr id="7" name="Picture 7" descr="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 descr="5"/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103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858" w:author="Abdul Ghanni" w:date="2015-11-11T10:42:00Z">
        <w:r w:rsidR="009D3C7B" w:rsidRPr="009D3C7B">
          <w:rPr>
            <w:i/>
            <w:lang w:val="id-ID"/>
          </w:rPr>
          <w:t xml:space="preserve"> </w:t>
        </w:r>
        <w:r w:rsidR="007A25F3">
          <w:rPr>
            <w:i/>
            <w:lang w:val="id-ID"/>
          </w:rPr>
          <w:t>Gambar 5.5</w:t>
        </w:r>
      </w:ins>
    </w:p>
    <w:p w:rsidR="00415223" w:rsidRDefault="00415223" w:rsidP="0041522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859" w:author="Abdul Ghanni" w:date="2015-11-11T10:32:00Z"/>
          <w:sz w:val="24"/>
          <w:szCs w:val="24"/>
          <w:lang w:val="id-ID"/>
        </w:rPr>
      </w:pPr>
      <w:ins w:id="860" w:author="Abdul Ghanni" w:date="2015-11-08T15:12:00Z">
        <w:r>
          <w:rPr>
            <w:sz w:val="24"/>
            <w:szCs w:val="24"/>
            <w:lang w:val="id-ID"/>
          </w:rPr>
          <w:t xml:space="preserve">Tekan </w:t>
        </w:r>
        <w:proofErr w:type="spellStart"/>
        <w:r>
          <w:rPr>
            <w:sz w:val="24"/>
            <w:szCs w:val="24"/>
            <w:lang w:val="id-ID"/>
          </w:rPr>
          <w:t>icon</w:t>
        </w:r>
        <w:proofErr w:type="spellEnd"/>
        <w:r>
          <w:rPr>
            <w:sz w:val="24"/>
            <w:szCs w:val="24"/>
            <w:lang w:val="id-ID"/>
          </w:rPr>
          <w:t xml:space="preserve"> surat/notifikasi untuk melihat notifikasi, lalu tekan judul notifikasi untuk melihat detail status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0D5B63" w:rsidRPr="009D3C7B" w:rsidRDefault="00DE0980">
      <w:pPr>
        <w:tabs>
          <w:tab w:val="left" w:pos="450"/>
        </w:tabs>
        <w:spacing w:before="240" w:line="240" w:lineRule="auto"/>
        <w:jc w:val="center"/>
        <w:rPr>
          <w:ins w:id="861" w:author="Abdul Ghanni" w:date="2015-11-08T15:12:00Z"/>
          <w:i/>
          <w:sz w:val="24"/>
          <w:szCs w:val="24"/>
          <w:lang w:val="id-ID"/>
          <w:rPrChange w:id="862" w:author="Abdul Ghanni" w:date="2015-11-11T10:42:00Z">
            <w:rPr>
              <w:ins w:id="863" w:author="Abdul Ghanni" w:date="2015-11-08T15:12:00Z"/>
              <w:lang w:val="id-ID"/>
            </w:rPr>
          </w:rPrChange>
        </w:rPr>
        <w:pPrChange w:id="864" w:author="Abdul Ghanni" w:date="2015-11-11T10:42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65" w:author="Abdul Ghanni" w:date="2015-11-11T10:32:00Z">
        <w:r>
          <w:rPr>
            <w:lang w:val="id-ID"/>
          </w:rPr>
          <w:pict>
            <v:shape id="_x0000_i1056" type="#_x0000_t75" style="width:467.45pt;height:111.75pt">
              <v:imagedata r:id="rId46" o:title="6"/>
            </v:shape>
          </w:pict>
        </w:r>
      </w:ins>
      <w:ins w:id="866" w:author="Abdul Ghanni" w:date="2015-11-11T10:42:00Z">
        <w:r w:rsidR="009D3C7B" w:rsidRPr="009D3C7B">
          <w:rPr>
            <w:i/>
            <w:lang w:val="id-ID"/>
          </w:rPr>
          <w:t xml:space="preserve"> </w:t>
        </w:r>
        <w:r w:rsidR="007A25F3">
          <w:rPr>
            <w:i/>
            <w:lang w:val="id-ID"/>
          </w:rPr>
          <w:t>Gambar 5.6</w:t>
        </w:r>
      </w:ins>
    </w:p>
    <w:p w:rsidR="00415223" w:rsidRDefault="00415223" w:rsidP="0041522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867" w:author="Abdul Ghanni" w:date="2015-11-11T10:32:00Z"/>
          <w:sz w:val="24"/>
          <w:szCs w:val="24"/>
          <w:lang w:val="id-ID"/>
        </w:rPr>
      </w:pPr>
      <w:ins w:id="868" w:author="Abdul Ghanni" w:date="2015-11-08T15:12:00Z">
        <w:r>
          <w:rPr>
            <w:sz w:val="24"/>
            <w:szCs w:val="24"/>
            <w:lang w:val="id-ID"/>
          </w:rPr>
          <w:t xml:space="preserve">pada detail email, tekan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” untuk menuju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pengajuan.</w:t>
        </w:r>
      </w:ins>
    </w:p>
    <w:p w:rsidR="000D5B63" w:rsidRDefault="00DE0980">
      <w:pPr>
        <w:tabs>
          <w:tab w:val="left" w:pos="450"/>
        </w:tabs>
        <w:spacing w:before="240" w:line="240" w:lineRule="auto"/>
        <w:jc w:val="center"/>
        <w:rPr>
          <w:ins w:id="869" w:author="Abdul Ghanni" w:date="2015-11-11T10:42:00Z"/>
          <w:i/>
          <w:sz w:val="24"/>
          <w:szCs w:val="24"/>
          <w:lang w:val="id-ID"/>
        </w:rPr>
        <w:pPrChange w:id="870" w:author="Abdul Ghanni" w:date="2015-11-11T10:42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71" w:author="Abdul Ghanni" w:date="2015-11-11T10:32:00Z">
        <w:r>
          <w:rPr>
            <w:lang w:val="id-ID"/>
          </w:rPr>
          <w:pict>
            <v:shape id="_x0000_i1057" type="#_x0000_t75" style="width:467.45pt;height:151.5pt">
              <v:imagedata r:id="rId47" o:title="7"/>
            </v:shape>
          </w:pict>
        </w:r>
      </w:ins>
      <w:ins w:id="872" w:author="Abdul Ghanni" w:date="2015-11-11T10:42:00Z">
        <w:r w:rsidR="009D3C7B" w:rsidRPr="009D3C7B">
          <w:rPr>
            <w:i/>
            <w:lang w:val="id-ID"/>
          </w:rPr>
          <w:t xml:space="preserve"> </w:t>
        </w:r>
        <w:r w:rsidR="007A25F3">
          <w:rPr>
            <w:i/>
            <w:lang w:val="id-ID"/>
          </w:rPr>
          <w:t>Gambar 5.7</w:t>
        </w:r>
      </w:ins>
    </w:p>
    <w:p w:rsidR="009D3C7B" w:rsidRDefault="009D3C7B">
      <w:pPr>
        <w:tabs>
          <w:tab w:val="left" w:pos="450"/>
        </w:tabs>
        <w:spacing w:before="240" w:line="240" w:lineRule="auto"/>
        <w:jc w:val="center"/>
        <w:rPr>
          <w:ins w:id="873" w:author="Abdul Ghanni" w:date="2015-11-11T10:42:00Z"/>
          <w:i/>
          <w:sz w:val="24"/>
          <w:szCs w:val="24"/>
          <w:lang w:val="id-ID"/>
        </w:rPr>
        <w:pPrChange w:id="874" w:author="Abdul Ghanni" w:date="2015-11-11T10:42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9D3C7B" w:rsidRPr="009D3C7B" w:rsidRDefault="009D3C7B">
      <w:pPr>
        <w:tabs>
          <w:tab w:val="left" w:pos="450"/>
        </w:tabs>
        <w:spacing w:before="240" w:line="240" w:lineRule="auto"/>
        <w:jc w:val="center"/>
        <w:rPr>
          <w:ins w:id="875" w:author="Abdul Ghanni" w:date="2015-11-08T15:12:00Z"/>
          <w:i/>
          <w:sz w:val="24"/>
          <w:szCs w:val="24"/>
          <w:lang w:val="id-ID"/>
          <w:rPrChange w:id="876" w:author="Abdul Ghanni" w:date="2015-11-11T10:42:00Z">
            <w:rPr>
              <w:ins w:id="877" w:author="Abdul Ghanni" w:date="2015-11-08T15:12:00Z"/>
              <w:lang w:val="id-ID"/>
            </w:rPr>
          </w:rPrChange>
        </w:rPr>
        <w:pPrChange w:id="878" w:author="Abdul Ghanni" w:date="2015-11-11T10:42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</w:p>
    <w:p w:rsidR="009D3C7B" w:rsidRPr="007A25F3" w:rsidRDefault="0041522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879" w:author="Abdul Ghanni" w:date="2015-11-11T10:32:00Z"/>
          <w:sz w:val="24"/>
          <w:szCs w:val="24"/>
          <w:lang w:val="id-ID"/>
          <w:rPrChange w:id="880" w:author="Abdul Ghanni" w:date="2015-11-11T10:45:00Z">
            <w:rPr>
              <w:ins w:id="881" w:author="Abdul Ghanni" w:date="2015-11-11T10:32:00Z"/>
              <w:lang w:val="id-ID"/>
            </w:rPr>
          </w:rPrChange>
        </w:rPr>
      </w:pPr>
      <w:ins w:id="882" w:author="Abdul Ghanni" w:date="2015-11-08T15:12:00Z">
        <w:r>
          <w:rPr>
            <w:sz w:val="24"/>
            <w:szCs w:val="24"/>
            <w:lang w:val="id-ID"/>
          </w:rPr>
          <w:lastRenderedPageBreak/>
          <w:t xml:space="preserve">Pada detail </w:t>
        </w:r>
        <w:proofErr w:type="spellStart"/>
        <w:r>
          <w:rPr>
            <w:sz w:val="24"/>
            <w:szCs w:val="24"/>
            <w:lang w:val="id-ID"/>
          </w:rPr>
          <w:t>fom</w:t>
        </w:r>
        <w:proofErr w:type="spellEnd"/>
        <w:r>
          <w:rPr>
            <w:sz w:val="24"/>
            <w:szCs w:val="24"/>
            <w:lang w:val="id-ID"/>
          </w:rPr>
          <w:t xml:space="preserve"> terlihat </w:t>
        </w:r>
      </w:ins>
      <w:ins w:id="883" w:author="Abdul Ghanni" w:date="2015-11-08T15:13:00Z">
        <w:r w:rsidR="00FE557A">
          <w:rPr>
            <w:sz w:val="24"/>
            <w:szCs w:val="24"/>
            <w:lang w:val="id-ID"/>
          </w:rPr>
          <w:t>status</w:t>
        </w:r>
      </w:ins>
      <w:ins w:id="884" w:author="Abdul Ghanni" w:date="2015-11-08T15:12:00Z">
        <w:r>
          <w:rPr>
            <w:sz w:val="24"/>
            <w:szCs w:val="24"/>
            <w:lang w:val="id-ID"/>
          </w:rPr>
          <w:t xml:space="preserve"> terakhir pengajuan Anda.</w:t>
        </w:r>
      </w:ins>
    </w:p>
    <w:p w:rsidR="000D5B63" w:rsidRPr="007A25F3" w:rsidRDefault="00DE0980">
      <w:pPr>
        <w:tabs>
          <w:tab w:val="left" w:pos="450"/>
        </w:tabs>
        <w:spacing w:before="240" w:line="240" w:lineRule="auto"/>
        <w:rPr>
          <w:ins w:id="885" w:author="Abdul Ghanni" w:date="2015-11-11T10:43:00Z"/>
          <w:sz w:val="24"/>
          <w:szCs w:val="24"/>
          <w:lang w:val="id-ID"/>
          <w:rPrChange w:id="886" w:author="Abdul Ghanni" w:date="2015-11-11T10:45:00Z">
            <w:rPr>
              <w:ins w:id="887" w:author="Abdul Ghanni" w:date="2015-11-11T10:43:00Z"/>
              <w:lang w:val="id-ID"/>
            </w:rPr>
          </w:rPrChange>
        </w:rPr>
        <w:pPrChange w:id="888" w:author="Abdul Ghanni" w:date="2015-11-11T10:45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89" w:author="Abdul Ghanni" w:date="2015-11-11T10:33:00Z">
        <w:r>
          <w:rPr>
            <w:lang w:val="id-ID"/>
          </w:rPr>
          <w:pict>
            <v:shape id="_x0000_i1058" type="#_x0000_t75" style="width:471.75pt;height:577.05pt">
              <v:imagedata r:id="rId48" o:title="8"/>
            </v:shape>
          </w:pict>
        </w:r>
      </w:ins>
    </w:p>
    <w:p w:rsidR="009D3C7B" w:rsidRPr="009D3C7B" w:rsidRDefault="007A3D4F">
      <w:pPr>
        <w:tabs>
          <w:tab w:val="left" w:pos="450"/>
        </w:tabs>
        <w:spacing w:before="240" w:line="240" w:lineRule="auto"/>
        <w:jc w:val="center"/>
        <w:rPr>
          <w:ins w:id="890" w:author="Abdul Ghanni" w:date="2015-11-08T15:12:00Z"/>
          <w:i/>
          <w:sz w:val="24"/>
          <w:szCs w:val="24"/>
          <w:lang w:val="id-ID"/>
          <w:rPrChange w:id="891" w:author="Abdul Ghanni" w:date="2015-11-11T10:43:00Z">
            <w:rPr>
              <w:ins w:id="892" w:author="Abdul Ghanni" w:date="2015-11-08T15:12:00Z"/>
              <w:lang w:val="id-ID"/>
            </w:rPr>
          </w:rPrChange>
        </w:rPr>
        <w:pPrChange w:id="893" w:author="Abdul Ghanni" w:date="2015-11-11T10:43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94" w:author="Abdul Ghanni" w:date="2015-11-11T10:43:00Z">
        <w:r>
          <w:rPr>
            <w:i/>
            <w:lang w:val="id-ID"/>
          </w:rPr>
          <w:t>Gambar 5.8</w:t>
        </w:r>
      </w:ins>
    </w:p>
    <w:p w:rsidR="00415223" w:rsidRDefault="00415223" w:rsidP="00415223">
      <w:pPr>
        <w:pStyle w:val="ListParagraph"/>
        <w:numPr>
          <w:ilvl w:val="1"/>
          <w:numId w:val="28"/>
        </w:numPr>
        <w:tabs>
          <w:tab w:val="left" w:pos="450"/>
        </w:tabs>
        <w:spacing w:before="240" w:line="240" w:lineRule="auto"/>
        <w:rPr>
          <w:ins w:id="895" w:author="Abdul Ghanni" w:date="2015-11-11T10:34:00Z"/>
          <w:sz w:val="24"/>
          <w:szCs w:val="24"/>
          <w:lang w:val="id-ID"/>
        </w:rPr>
      </w:pPr>
      <w:ins w:id="896" w:author="Abdul Ghanni" w:date="2015-11-08T15:12:00Z">
        <w:r>
          <w:rPr>
            <w:sz w:val="24"/>
            <w:szCs w:val="24"/>
            <w:lang w:val="id-ID"/>
          </w:rPr>
          <w:lastRenderedPageBreak/>
          <w:t xml:space="preserve">Untuk mencetak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tekan tombol cetak pada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atau pada halaman daftar pengajuan.</w:t>
        </w:r>
      </w:ins>
    </w:p>
    <w:p w:rsidR="000D5B63" w:rsidRDefault="00DE0980">
      <w:pPr>
        <w:tabs>
          <w:tab w:val="left" w:pos="450"/>
        </w:tabs>
        <w:spacing w:before="240" w:line="240" w:lineRule="auto"/>
        <w:rPr>
          <w:ins w:id="897" w:author="Abdul Ghanni" w:date="2015-11-11T10:44:00Z"/>
          <w:lang w:val="id-ID"/>
        </w:rPr>
        <w:pPrChange w:id="898" w:author="Abdul Ghanni" w:date="2015-11-11T10:43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899" w:author="Abdul Ghanni" w:date="2015-11-11T10:34:00Z">
        <w:r>
          <w:rPr>
            <w:lang w:val="id-ID"/>
          </w:rPr>
          <w:pict>
            <v:shape id="_x0000_i1059" type="#_x0000_t75" style="width:467.45pt;height:301.95pt">
              <v:imagedata r:id="rId49" o:title="9"/>
            </v:shape>
          </w:pict>
        </w:r>
      </w:ins>
    </w:p>
    <w:p w:rsidR="009D3C7B" w:rsidRDefault="009D3C7B">
      <w:pPr>
        <w:tabs>
          <w:tab w:val="left" w:pos="450"/>
        </w:tabs>
        <w:spacing w:before="240" w:line="240" w:lineRule="auto"/>
        <w:rPr>
          <w:ins w:id="900" w:author="Abdul Ghanni" w:date="2015-11-11T10:43:00Z"/>
          <w:lang w:val="id-ID"/>
        </w:rPr>
        <w:pPrChange w:id="901" w:author="Abdul Ghanni" w:date="2015-11-11T10:43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240" w:lineRule="auto"/>
            <w:ind w:left="1440" w:hanging="360"/>
          </w:pPr>
        </w:pPrChange>
      </w:pPr>
      <w:ins w:id="902" w:author="Abdul Ghanni" w:date="2015-11-11T10:44:00Z">
        <w:r>
          <w:rPr>
            <w:noProof/>
            <w:sz w:val="24"/>
            <w:szCs w:val="24"/>
          </w:rPr>
          <w:drawing>
            <wp:inline distT="0" distB="0" distL="0" distR="0">
              <wp:extent cx="5943600" cy="3193576"/>
              <wp:effectExtent l="0" t="0" r="0" b="6985"/>
              <wp:docPr id="8" name="Picture 8" descr="C:\Users\abdul\AppData\Local\Microsoft\Windows\INetCache\Content.Word\1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2" descr="C:\Users\abdul\AppData\Local\Microsoft\Windows\INetCache\Content.Word\10.png"/>
                      <pic:cNvPicPr>
                        <a:picLocks noChangeAspect="1" noChangeArrowheads="1"/>
                      </pic:cNvPicPr>
                    </pic:nvPicPr>
                    <pic:blipFill>
                      <a:blip r:embed="rId5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1580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6191" cy="31949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27CAE" w:rsidRPr="009D3C7B" w:rsidDel="009D3C7B" w:rsidRDefault="007A3D4F">
      <w:pPr>
        <w:tabs>
          <w:tab w:val="left" w:pos="450"/>
        </w:tabs>
        <w:spacing w:before="240" w:line="240" w:lineRule="auto"/>
        <w:jc w:val="center"/>
        <w:rPr>
          <w:del w:id="903" w:author="Abdul Ghanni" w:date="2015-11-11T10:44:00Z"/>
          <w:i/>
          <w:sz w:val="24"/>
          <w:szCs w:val="24"/>
          <w:lang w:val="id-ID"/>
          <w:rPrChange w:id="904" w:author="Abdul Ghanni" w:date="2015-11-11T10:44:00Z">
            <w:rPr>
              <w:del w:id="905" w:author="Abdul Ghanni" w:date="2015-11-11T10:44:00Z"/>
              <w:sz w:val="24"/>
              <w:szCs w:val="24"/>
              <w:lang w:val="id-ID"/>
            </w:rPr>
          </w:rPrChange>
        </w:rPr>
        <w:pPrChange w:id="906" w:author="Abdul Ghanni" w:date="2015-11-11T10:44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ins w:id="907" w:author="Abdul Ghanni" w:date="2015-11-11T10:43:00Z">
        <w:r>
          <w:rPr>
            <w:i/>
            <w:lang w:val="id-ID"/>
          </w:rPr>
          <w:t>Gambar 5.9</w:t>
        </w:r>
      </w:ins>
    </w:p>
    <w:p w:rsidR="00ED63FD" w:rsidRPr="009D3C7B" w:rsidRDefault="00ED63FD">
      <w:pPr>
        <w:tabs>
          <w:tab w:val="left" w:pos="450"/>
        </w:tabs>
        <w:spacing w:before="240" w:line="240" w:lineRule="auto"/>
        <w:jc w:val="center"/>
        <w:rPr>
          <w:sz w:val="24"/>
          <w:szCs w:val="24"/>
          <w:lang w:val="id-ID"/>
          <w:rPrChange w:id="908" w:author="Abdul Ghanni" w:date="2015-11-11T10:44:00Z">
            <w:rPr>
              <w:lang w:val="id-ID"/>
            </w:rPr>
          </w:rPrChange>
        </w:rPr>
        <w:pPrChange w:id="909" w:author="Abdul Ghanni" w:date="2015-11-11T10:44:00Z">
          <w:pPr>
            <w:pStyle w:val="ListParagraph"/>
            <w:spacing w:after="0" w:line="240" w:lineRule="auto"/>
          </w:pPr>
        </w:pPrChange>
      </w:pPr>
    </w:p>
    <w:sectPr w:rsidR="00ED63FD" w:rsidRPr="009D3C7B" w:rsidSect="005A7987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6FE" w:rsidRDefault="000956FE">
      <w:pPr>
        <w:spacing w:after="0" w:line="240" w:lineRule="auto"/>
      </w:pPr>
      <w:r>
        <w:separator/>
      </w:r>
    </w:p>
  </w:endnote>
  <w:endnote w:type="continuationSeparator" w:id="0">
    <w:p w:rsidR="000956FE" w:rsidRDefault="00095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E472CF" w:rsidRPr="00EE3859" w:rsidTr="005A7987">
      <w:tc>
        <w:tcPr>
          <w:tcW w:w="4500" w:type="pct"/>
          <w:tcBorders>
            <w:top w:val="single" w:sz="4" w:space="0" w:color="000000"/>
          </w:tcBorders>
        </w:tcPr>
        <w:p w:rsidR="00E472CF" w:rsidRPr="00FF46B0" w:rsidRDefault="00D96004" w:rsidP="005A7987">
          <w:pPr>
            <w:pStyle w:val="Footer"/>
            <w:jc w:val="right"/>
            <w:rPr>
              <w:lang w:val="id-ID"/>
            </w:rPr>
          </w:pPr>
          <w:r>
            <w:rPr>
              <w:lang w:val="id-ID"/>
            </w:rPr>
            <w:t>PT. Erlangga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548DD4"/>
        </w:tcPr>
        <w:p w:rsidR="00E472CF" w:rsidRPr="00EE3859" w:rsidRDefault="00E472CF">
          <w:pPr>
            <w:pStyle w:val="Header"/>
            <w:rPr>
              <w:color w:val="FFFFFF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E0980" w:rsidRPr="00DE0980">
            <w:rPr>
              <w:noProof/>
              <w:color w:val="FFFFFF"/>
            </w:rPr>
            <w:t>27</w:t>
          </w:r>
          <w:r>
            <w:fldChar w:fldCharType="end"/>
          </w:r>
        </w:p>
      </w:tc>
    </w:tr>
  </w:tbl>
  <w:p w:rsidR="00E472CF" w:rsidRDefault="00E472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6FE" w:rsidRDefault="000956FE">
      <w:pPr>
        <w:spacing w:after="0" w:line="240" w:lineRule="auto"/>
      </w:pPr>
      <w:r>
        <w:separator/>
      </w:r>
    </w:p>
  </w:footnote>
  <w:footnote w:type="continuationSeparator" w:id="0">
    <w:p w:rsidR="000956FE" w:rsidRDefault="00095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71A37"/>
    <w:multiLevelType w:val="hybridMultilevel"/>
    <w:tmpl w:val="3C980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455D1"/>
    <w:multiLevelType w:val="hybridMultilevel"/>
    <w:tmpl w:val="BF4C7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48AB"/>
    <w:multiLevelType w:val="hybridMultilevel"/>
    <w:tmpl w:val="BBF40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15F7E"/>
    <w:multiLevelType w:val="hybridMultilevel"/>
    <w:tmpl w:val="4294A08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9A16B9"/>
    <w:multiLevelType w:val="hybridMultilevel"/>
    <w:tmpl w:val="6CD0094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4B1F58"/>
    <w:multiLevelType w:val="hybridMultilevel"/>
    <w:tmpl w:val="BB704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37090"/>
    <w:multiLevelType w:val="hybridMultilevel"/>
    <w:tmpl w:val="FB768634"/>
    <w:lvl w:ilvl="0" w:tplc="F0EE5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0E45D7"/>
    <w:multiLevelType w:val="hybridMultilevel"/>
    <w:tmpl w:val="3D5C3DD6"/>
    <w:lvl w:ilvl="0" w:tplc="AE521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656A72"/>
    <w:multiLevelType w:val="hybridMultilevel"/>
    <w:tmpl w:val="8BD4D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004FD"/>
    <w:multiLevelType w:val="hybridMultilevel"/>
    <w:tmpl w:val="98020A2A"/>
    <w:lvl w:ilvl="0" w:tplc="1A48B86C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3C123699"/>
    <w:multiLevelType w:val="hybridMultilevel"/>
    <w:tmpl w:val="3C980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868DB"/>
    <w:multiLevelType w:val="hybridMultilevel"/>
    <w:tmpl w:val="9000E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134DC"/>
    <w:multiLevelType w:val="hybridMultilevel"/>
    <w:tmpl w:val="C504C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8D518F"/>
    <w:multiLevelType w:val="hybridMultilevel"/>
    <w:tmpl w:val="E2CE77D6"/>
    <w:lvl w:ilvl="0" w:tplc="9C5283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9A096F"/>
    <w:multiLevelType w:val="hybridMultilevel"/>
    <w:tmpl w:val="BB402D7A"/>
    <w:lvl w:ilvl="0" w:tplc="5234FB6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23B8A518">
      <w:start w:val="1"/>
      <w:numFmt w:val="bullet"/>
      <w:lvlText w:val="-"/>
      <w:lvlJc w:val="left"/>
      <w:pPr>
        <w:ind w:left="2340" w:hanging="360"/>
      </w:pPr>
      <w:rPr>
        <w:rFonts w:ascii="Calibri" w:eastAsia="Calibri" w:hAnsi="Calibri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3B7191"/>
    <w:multiLevelType w:val="hybridMultilevel"/>
    <w:tmpl w:val="59CE9008"/>
    <w:lvl w:ilvl="0" w:tplc="A52C08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F31EAC"/>
    <w:multiLevelType w:val="hybridMultilevel"/>
    <w:tmpl w:val="CE449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A3606"/>
    <w:multiLevelType w:val="hybridMultilevel"/>
    <w:tmpl w:val="EF10BF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AD72070"/>
    <w:multiLevelType w:val="hybridMultilevel"/>
    <w:tmpl w:val="BAAABD7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5F9E7733"/>
    <w:multiLevelType w:val="hybridMultilevel"/>
    <w:tmpl w:val="D6B45592"/>
    <w:lvl w:ilvl="0" w:tplc="2CC01B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26A24"/>
    <w:multiLevelType w:val="hybridMultilevel"/>
    <w:tmpl w:val="389A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C150E5"/>
    <w:multiLevelType w:val="hybridMultilevel"/>
    <w:tmpl w:val="234EF196"/>
    <w:lvl w:ilvl="0" w:tplc="0AB88A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3A058F"/>
    <w:multiLevelType w:val="hybridMultilevel"/>
    <w:tmpl w:val="607CD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A00D3"/>
    <w:multiLevelType w:val="hybridMultilevel"/>
    <w:tmpl w:val="837226C2"/>
    <w:lvl w:ilvl="0" w:tplc="3F98356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1E0129"/>
    <w:multiLevelType w:val="hybridMultilevel"/>
    <w:tmpl w:val="C49E940C"/>
    <w:lvl w:ilvl="0" w:tplc="17E8828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027009"/>
    <w:multiLevelType w:val="hybridMultilevel"/>
    <w:tmpl w:val="FCC6F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456597"/>
    <w:multiLevelType w:val="hybridMultilevel"/>
    <w:tmpl w:val="A7C81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6F5785"/>
    <w:multiLevelType w:val="hybridMultilevel"/>
    <w:tmpl w:val="5D0CF6B4"/>
    <w:lvl w:ilvl="0" w:tplc="B1FCB06A">
      <w:numFmt w:val="bullet"/>
      <w:lvlText w:val="-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E26484B"/>
    <w:multiLevelType w:val="hybridMultilevel"/>
    <w:tmpl w:val="6CAEC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6"/>
  </w:num>
  <w:num w:numId="3">
    <w:abstractNumId w:val="17"/>
  </w:num>
  <w:num w:numId="4">
    <w:abstractNumId w:val="27"/>
  </w:num>
  <w:num w:numId="5">
    <w:abstractNumId w:val="15"/>
  </w:num>
  <w:num w:numId="6">
    <w:abstractNumId w:val="3"/>
  </w:num>
  <w:num w:numId="7">
    <w:abstractNumId w:val="8"/>
  </w:num>
  <w:num w:numId="8">
    <w:abstractNumId w:val="7"/>
  </w:num>
  <w:num w:numId="9">
    <w:abstractNumId w:val="25"/>
  </w:num>
  <w:num w:numId="10">
    <w:abstractNumId w:val="16"/>
  </w:num>
  <w:num w:numId="11">
    <w:abstractNumId w:val="2"/>
  </w:num>
  <w:num w:numId="12">
    <w:abstractNumId w:val="23"/>
  </w:num>
  <w:num w:numId="13">
    <w:abstractNumId w:val="13"/>
  </w:num>
  <w:num w:numId="14">
    <w:abstractNumId w:val="24"/>
  </w:num>
  <w:num w:numId="15">
    <w:abstractNumId w:val="5"/>
  </w:num>
  <w:num w:numId="16">
    <w:abstractNumId w:val="19"/>
  </w:num>
  <w:num w:numId="17">
    <w:abstractNumId w:val="12"/>
  </w:num>
  <w:num w:numId="18">
    <w:abstractNumId w:val="11"/>
  </w:num>
  <w:num w:numId="19">
    <w:abstractNumId w:val="18"/>
  </w:num>
  <w:num w:numId="20">
    <w:abstractNumId w:val="20"/>
  </w:num>
  <w:num w:numId="21">
    <w:abstractNumId w:val="4"/>
  </w:num>
  <w:num w:numId="22">
    <w:abstractNumId w:val="22"/>
  </w:num>
  <w:num w:numId="23">
    <w:abstractNumId w:val="0"/>
  </w:num>
  <w:num w:numId="24">
    <w:abstractNumId w:val="10"/>
  </w:num>
  <w:num w:numId="25">
    <w:abstractNumId w:val="1"/>
  </w:num>
  <w:num w:numId="26">
    <w:abstractNumId w:val="28"/>
  </w:num>
  <w:num w:numId="27">
    <w:abstractNumId w:val="6"/>
  </w:num>
  <w:num w:numId="28">
    <w:abstractNumId w:val="14"/>
  </w:num>
  <w:num w:numId="29">
    <w:abstractNumId w:val="9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bdul Ghanni">
    <w15:presenceInfo w15:providerId="Windows Live" w15:userId="cd3c44bce49114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2F5"/>
    <w:rsid w:val="00000905"/>
    <w:rsid w:val="00001499"/>
    <w:rsid w:val="00005137"/>
    <w:rsid w:val="00011177"/>
    <w:rsid w:val="00011BC3"/>
    <w:rsid w:val="00017538"/>
    <w:rsid w:val="00024914"/>
    <w:rsid w:val="00032527"/>
    <w:rsid w:val="0004025A"/>
    <w:rsid w:val="00044384"/>
    <w:rsid w:val="00055B99"/>
    <w:rsid w:val="00062BB2"/>
    <w:rsid w:val="00063D4D"/>
    <w:rsid w:val="00064AE7"/>
    <w:rsid w:val="00074DD0"/>
    <w:rsid w:val="00075EA9"/>
    <w:rsid w:val="0008060E"/>
    <w:rsid w:val="00081FE4"/>
    <w:rsid w:val="000911EE"/>
    <w:rsid w:val="00092D61"/>
    <w:rsid w:val="0009391C"/>
    <w:rsid w:val="000956FE"/>
    <w:rsid w:val="000A113B"/>
    <w:rsid w:val="000A24AF"/>
    <w:rsid w:val="000A3084"/>
    <w:rsid w:val="000A4531"/>
    <w:rsid w:val="000A55D7"/>
    <w:rsid w:val="000A578E"/>
    <w:rsid w:val="000B4791"/>
    <w:rsid w:val="000C52C8"/>
    <w:rsid w:val="000C7F80"/>
    <w:rsid w:val="000D5B63"/>
    <w:rsid w:val="000E4E2C"/>
    <w:rsid w:val="000E78F3"/>
    <w:rsid w:val="000F4014"/>
    <w:rsid w:val="0010078B"/>
    <w:rsid w:val="00126A94"/>
    <w:rsid w:val="00126D3E"/>
    <w:rsid w:val="00131923"/>
    <w:rsid w:val="00134226"/>
    <w:rsid w:val="00140BDF"/>
    <w:rsid w:val="00146BB3"/>
    <w:rsid w:val="00151FCE"/>
    <w:rsid w:val="0015408E"/>
    <w:rsid w:val="00155120"/>
    <w:rsid w:val="001561AE"/>
    <w:rsid w:val="001566E3"/>
    <w:rsid w:val="00162F07"/>
    <w:rsid w:val="001715C0"/>
    <w:rsid w:val="00172DAB"/>
    <w:rsid w:val="0019371E"/>
    <w:rsid w:val="001B0365"/>
    <w:rsid w:val="001B2639"/>
    <w:rsid w:val="001C181B"/>
    <w:rsid w:val="001D0809"/>
    <w:rsid w:val="001D1C2D"/>
    <w:rsid w:val="001D5884"/>
    <w:rsid w:val="001E3D67"/>
    <w:rsid w:val="001E73A8"/>
    <w:rsid w:val="001F1305"/>
    <w:rsid w:val="001F2F2A"/>
    <w:rsid w:val="001F3E93"/>
    <w:rsid w:val="002013DF"/>
    <w:rsid w:val="002024FD"/>
    <w:rsid w:val="002039B8"/>
    <w:rsid w:val="00206087"/>
    <w:rsid w:val="0021642C"/>
    <w:rsid w:val="00222C1D"/>
    <w:rsid w:val="00240444"/>
    <w:rsid w:val="00246B83"/>
    <w:rsid w:val="002476D2"/>
    <w:rsid w:val="002510AA"/>
    <w:rsid w:val="002623C1"/>
    <w:rsid w:val="0029054D"/>
    <w:rsid w:val="002A26DE"/>
    <w:rsid w:val="002A5838"/>
    <w:rsid w:val="002C1882"/>
    <w:rsid w:val="002C6C6A"/>
    <w:rsid w:val="002E24E7"/>
    <w:rsid w:val="002E467A"/>
    <w:rsid w:val="002E61E3"/>
    <w:rsid w:val="00302DCD"/>
    <w:rsid w:val="0031113B"/>
    <w:rsid w:val="003171FF"/>
    <w:rsid w:val="00317209"/>
    <w:rsid w:val="00322272"/>
    <w:rsid w:val="003702F5"/>
    <w:rsid w:val="00375D37"/>
    <w:rsid w:val="0038219A"/>
    <w:rsid w:val="00383850"/>
    <w:rsid w:val="003869F0"/>
    <w:rsid w:val="0039064A"/>
    <w:rsid w:val="0039181D"/>
    <w:rsid w:val="00395434"/>
    <w:rsid w:val="00395780"/>
    <w:rsid w:val="00396C97"/>
    <w:rsid w:val="003A1A02"/>
    <w:rsid w:val="003A1ACF"/>
    <w:rsid w:val="003A4469"/>
    <w:rsid w:val="003C0524"/>
    <w:rsid w:val="003F3856"/>
    <w:rsid w:val="003F6D4F"/>
    <w:rsid w:val="004046EE"/>
    <w:rsid w:val="004062F7"/>
    <w:rsid w:val="00415223"/>
    <w:rsid w:val="00417854"/>
    <w:rsid w:val="004229EA"/>
    <w:rsid w:val="004245B4"/>
    <w:rsid w:val="00426391"/>
    <w:rsid w:val="00426C08"/>
    <w:rsid w:val="00433E8E"/>
    <w:rsid w:val="00433EDC"/>
    <w:rsid w:val="004471C1"/>
    <w:rsid w:val="00451C1D"/>
    <w:rsid w:val="004629B4"/>
    <w:rsid w:val="00486A00"/>
    <w:rsid w:val="004924FF"/>
    <w:rsid w:val="004A779A"/>
    <w:rsid w:val="004C5261"/>
    <w:rsid w:val="004C57BB"/>
    <w:rsid w:val="004C6436"/>
    <w:rsid w:val="004D3E8E"/>
    <w:rsid w:val="004D77E2"/>
    <w:rsid w:val="004F062B"/>
    <w:rsid w:val="004F55D7"/>
    <w:rsid w:val="00500755"/>
    <w:rsid w:val="00503248"/>
    <w:rsid w:val="00512005"/>
    <w:rsid w:val="005130A9"/>
    <w:rsid w:val="00522981"/>
    <w:rsid w:val="00523A5A"/>
    <w:rsid w:val="00527272"/>
    <w:rsid w:val="00527541"/>
    <w:rsid w:val="00536799"/>
    <w:rsid w:val="00543C25"/>
    <w:rsid w:val="00547130"/>
    <w:rsid w:val="0056347D"/>
    <w:rsid w:val="0057576D"/>
    <w:rsid w:val="0058031E"/>
    <w:rsid w:val="005848B8"/>
    <w:rsid w:val="00597ED1"/>
    <w:rsid w:val="005A050C"/>
    <w:rsid w:val="005A7987"/>
    <w:rsid w:val="005B2D9A"/>
    <w:rsid w:val="005B6392"/>
    <w:rsid w:val="005D2199"/>
    <w:rsid w:val="005E6D77"/>
    <w:rsid w:val="005F0E32"/>
    <w:rsid w:val="005F471E"/>
    <w:rsid w:val="006009CF"/>
    <w:rsid w:val="00615F7C"/>
    <w:rsid w:val="006343C1"/>
    <w:rsid w:val="00647BB1"/>
    <w:rsid w:val="00651F84"/>
    <w:rsid w:val="00665747"/>
    <w:rsid w:val="00667B67"/>
    <w:rsid w:val="0067025B"/>
    <w:rsid w:val="006716BD"/>
    <w:rsid w:val="006800AF"/>
    <w:rsid w:val="00685105"/>
    <w:rsid w:val="0069425D"/>
    <w:rsid w:val="0069730F"/>
    <w:rsid w:val="006A3723"/>
    <w:rsid w:val="006A6B15"/>
    <w:rsid w:val="006C397A"/>
    <w:rsid w:val="006D1615"/>
    <w:rsid w:val="006F09D7"/>
    <w:rsid w:val="006F344C"/>
    <w:rsid w:val="007135FB"/>
    <w:rsid w:val="00713E36"/>
    <w:rsid w:val="00715772"/>
    <w:rsid w:val="0071609D"/>
    <w:rsid w:val="00755DD1"/>
    <w:rsid w:val="00756F7E"/>
    <w:rsid w:val="007605BD"/>
    <w:rsid w:val="00776158"/>
    <w:rsid w:val="0077642A"/>
    <w:rsid w:val="00784030"/>
    <w:rsid w:val="00786ACF"/>
    <w:rsid w:val="00792136"/>
    <w:rsid w:val="007974D1"/>
    <w:rsid w:val="007A0B9D"/>
    <w:rsid w:val="007A1235"/>
    <w:rsid w:val="007A25F3"/>
    <w:rsid w:val="007A37D7"/>
    <w:rsid w:val="007A3D4F"/>
    <w:rsid w:val="007A7E90"/>
    <w:rsid w:val="007C5DD5"/>
    <w:rsid w:val="007D10D6"/>
    <w:rsid w:val="007D7B22"/>
    <w:rsid w:val="007E19BC"/>
    <w:rsid w:val="007E2208"/>
    <w:rsid w:val="007E730E"/>
    <w:rsid w:val="007F10D8"/>
    <w:rsid w:val="007F538F"/>
    <w:rsid w:val="007F664A"/>
    <w:rsid w:val="0080779B"/>
    <w:rsid w:val="0081769B"/>
    <w:rsid w:val="00817A97"/>
    <w:rsid w:val="008351BF"/>
    <w:rsid w:val="00856AE9"/>
    <w:rsid w:val="008742D8"/>
    <w:rsid w:val="00875592"/>
    <w:rsid w:val="00884BCE"/>
    <w:rsid w:val="008858C2"/>
    <w:rsid w:val="0089057C"/>
    <w:rsid w:val="008946BA"/>
    <w:rsid w:val="00897511"/>
    <w:rsid w:val="008A265B"/>
    <w:rsid w:val="008A6F47"/>
    <w:rsid w:val="008A7022"/>
    <w:rsid w:val="008B2918"/>
    <w:rsid w:val="008B2E86"/>
    <w:rsid w:val="008B4BF7"/>
    <w:rsid w:val="008C0A18"/>
    <w:rsid w:val="008E5BDC"/>
    <w:rsid w:val="008E65FE"/>
    <w:rsid w:val="008F2600"/>
    <w:rsid w:val="008F6A1A"/>
    <w:rsid w:val="008F73EE"/>
    <w:rsid w:val="00914376"/>
    <w:rsid w:val="00914EB2"/>
    <w:rsid w:val="00915F13"/>
    <w:rsid w:val="009318F4"/>
    <w:rsid w:val="0093684B"/>
    <w:rsid w:val="0095624A"/>
    <w:rsid w:val="009611C9"/>
    <w:rsid w:val="009653DC"/>
    <w:rsid w:val="0098016D"/>
    <w:rsid w:val="00991B11"/>
    <w:rsid w:val="00994237"/>
    <w:rsid w:val="00994E91"/>
    <w:rsid w:val="0099584F"/>
    <w:rsid w:val="009960C0"/>
    <w:rsid w:val="009A65DF"/>
    <w:rsid w:val="009B401C"/>
    <w:rsid w:val="009C559A"/>
    <w:rsid w:val="009D124E"/>
    <w:rsid w:val="009D1582"/>
    <w:rsid w:val="009D3C7B"/>
    <w:rsid w:val="009D4E40"/>
    <w:rsid w:val="009E22F9"/>
    <w:rsid w:val="009E4F11"/>
    <w:rsid w:val="009F1725"/>
    <w:rsid w:val="009F3019"/>
    <w:rsid w:val="00A05390"/>
    <w:rsid w:val="00A1179E"/>
    <w:rsid w:val="00A16B90"/>
    <w:rsid w:val="00A17111"/>
    <w:rsid w:val="00A21D76"/>
    <w:rsid w:val="00A245C0"/>
    <w:rsid w:val="00A27CAE"/>
    <w:rsid w:val="00A35E56"/>
    <w:rsid w:val="00A37C16"/>
    <w:rsid w:val="00A41533"/>
    <w:rsid w:val="00A42F53"/>
    <w:rsid w:val="00A71D8D"/>
    <w:rsid w:val="00A838BB"/>
    <w:rsid w:val="00A95CB5"/>
    <w:rsid w:val="00AA593A"/>
    <w:rsid w:val="00AA5E16"/>
    <w:rsid w:val="00AB02C9"/>
    <w:rsid w:val="00AC0765"/>
    <w:rsid w:val="00AC30FB"/>
    <w:rsid w:val="00AC4E4E"/>
    <w:rsid w:val="00AD5500"/>
    <w:rsid w:val="00AF54D2"/>
    <w:rsid w:val="00AF7781"/>
    <w:rsid w:val="00B004E1"/>
    <w:rsid w:val="00B04A34"/>
    <w:rsid w:val="00B05A53"/>
    <w:rsid w:val="00B26EBC"/>
    <w:rsid w:val="00B2751E"/>
    <w:rsid w:val="00B309B1"/>
    <w:rsid w:val="00B3536B"/>
    <w:rsid w:val="00B46B91"/>
    <w:rsid w:val="00B55601"/>
    <w:rsid w:val="00B64438"/>
    <w:rsid w:val="00B64DF9"/>
    <w:rsid w:val="00B66E03"/>
    <w:rsid w:val="00B671C5"/>
    <w:rsid w:val="00B70A96"/>
    <w:rsid w:val="00B728D4"/>
    <w:rsid w:val="00B74168"/>
    <w:rsid w:val="00B869F1"/>
    <w:rsid w:val="00B86E62"/>
    <w:rsid w:val="00BB5266"/>
    <w:rsid w:val="00BC10D4"/>
    <w:rsid w:val="00BD332F"/>
    <w:rsid w:val="00BD7D01"/>
    <w:rsid w:val="00BE5C4B"/>
    <w:rsid w:val="00BF40B7"/>
    <w:rsid w:val="00BF4ABF"/>
    <w:rsid w:val="00C071A7"/>
    <w:rsid w:val="00C3301F"/>
    <w:rsid w:val="00C3322A"/>
    <w:rsid w:val="00C3330E"/>
    <w:rsid w:val="00C3791B"/>
    <w:rsid w:val="00C50C56"/>
    <w:rsid w:val="00C5274D"/>
    <w:rsid w:val="00C6589C"/>
    <w:rsid w:val="00C74A3B"/>
    <w:rsid w:val="00C76C9C"/>
    <w:rsid w:val="00C804D5"/>
    <w:rsid w:val="00C80DE6"/>
    <w:rsid w:val="00C84CE4"/>
    <w:rsid w:val="00C86EC6"/>
    <w:rsid w:val="00C91983"/>
    <w:rsid w:val="00C92BA9"/>
    <w:rsid w:val="00C959A4"/>
    <w:rsid w:val="00C97CCF"/>
    <w:rsid w:val="00CB000A"/>
    <w:rsid w:val="00CB4027"/>
    <w:rsid w:val="00CC212D"/>
    <w:rsid w:val="00CC394F"/>
    <w:rsid w:val="00CC53BF"/>
    <w:rsid w:val="00CD0639"/>
    <w:rsid w:val="00CD1351"/>
    <w:rsid w:val="00CD46AF"/>
    <w:rsid w:val="00CE435F"/>
    <w:rsid w:val="00CE5962"/>
    <w:rsid w:val="00D01FCF"/>
    <w:rsid w:val="00D06B49"/>
    <w:rsid w:val="00D07264"/>
    <w:rsid w:val="00D171B7"/>
    <w:rsid w:val="00D20F1B"/>
    <w:rsid w:val="00D253A2"/>
    <w:rsid w:val="00D25F0B"/>
    <w:rsid w:val="00D376A4"/>
    <w:rsid w:val="00D41A34"/>
    <w:rsid w:val="00D53292"/>
    <w:rsid w:val="00D6370C"/>
    <w:rsid w:val="00D707C4"/>
    <w:rsid w:val="00D7154E"/>
    <w:rsid w:val="00D7371D"/>
    <w:rsid w:val="00D8339C"/>
    <w:rsid w:val="00D86ED0"/>
    <w:rsid w:val="00D916A6"/>
    <w:rsid w:val="00D96004"/>
    <w:rsid w:val="00D979AA"/>
    <w:rsid w:val="00DA2CF7"/>
    <w:rsid w:val="00DB2E5F"/>
    <w:rsid w:val="00DC0F0E"/>
    <w:rsid w:val="00DC6F3B"/>
    <w:rsid w:val="00DD167F"/>
    <w:rsid w:val="00DD2A21"/>
    <w:rsid w:val="00DD649B"/>
    <w:rsid w:val="00DE0980"/>
    <w:rsid w:val="00DF25B0"/>
    <w:rsid w:val="00DF7411"/>
    <w:rsid w:val="00DF76BD"/>
    <w:rsid w:val="00DF7FA6"/>
    <w:rsid w:val="00E012A1"/>
    <w:rsid w:val="00E0486D"/>
    <w:rsid w:val="00E05187"/>
    <w:rsid w:val="00E13BCB"/>
    <w:rsid w:val="00E24B9D"/>
    <w:rsid w:val="00E25B9B"/>
    <w:rsid w:val="00E32EB0"/>
    <w:rsid w:val="00E33F36"/>
    <w:rsid w:val="00E37CF5"/>
    <w:rsid w:val="00E472CF"/>
    <w:rsid w:val="00E57C84"/>
    <w:rsid w:val="00E630D9"/>
    <w:rsid w:val="00E64841"/>
    <w:rsid w:val="00E650BB"/>
    <w:rsid w:val="00E8098C"/>
    <w:rsid w:val="00E83ED0"/>
    <w:rsid w:val="00E87A77"/>
    <w:rsid w:val="00E91B48"/>
    <w:rsid w:val="00EB3CEA"/>
    <w:rsid w:val="00EB65A4"/>
    <w:rsid w:val="00EC0287"/>
    <w:rsid w:val="00EC3175"/>
    <w:rsid w:val="00ED0BF4"/>
    <w:rsid w:val="00ED63FD"/>
    <w:rsid w:val="00ED66EE"/>
    <w:rsid w:val="00ED76F5"/>
    <w:rsid w:val="00EE4522"/>
    <w:rsid w:val="00EF0F80"/>
    <w:rsid w:val="00F00049"/>
    <w:rsid w:val="00F06914"/>
    <w:rsid w:val="00F06C85"/>
    <w:rsid w:val="00F11FD3"/>
    <w:rsid w:val="00F21120"/>
    <w:rsid w:val="00F21EA4"/>
    <w:rsid w:val="00F37A91"/>
    <w:rsid w:val="00F4356F"/>
    <w:rsid w:val="00F46828"/>
    <w:rsid w:val="00F564B3"/>
    <w:rsid w:val="00F569B9"/>
    <w:rsid w:val="00F74BBC"/>
    <w:rsid w:val="00F82596"/>
    <w:rsid w:val="00F910FF"/>
    <w:rsid w:val="00F93351"/>
    <w:rsid w:val="00F94335"/>
    <w:rsid w:val="00F971B0"/>
    <w:rsid w:val="00FB6DD3"/>
    <w:rsid w:val="00FC0473"/>
    <w:rsid w:val="00FC06EC"/>
    <w:rsid w:val="00FD0777"/>
    <w:rsid w:val="00FE4A11"/>
    <w:rsid w:val="00FE557A"/>
    <w:rsid w:val="00FE758A"/>
    <w:rsid w:val="00FF222F"/>
    <w:rsid w:val="00FF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541FC"/>
  <w15:chartTrackingRefBased/>
  <w15:docId w15:val="{4F0C7ECF-3BA4-4AC3-9E5F-2D884A27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3E8E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3702F5"/>
    <w:pPr>
      <w:keepNext/>
      <w:pageBreakBefore/>
      <w:spacing w:before="240" w:after="60" w:line="360" w:lineRule="auto"/>
      <w:jc w:val="both"/>
      <w:outlineLvl w:val="0"/>
    </w:pPr>
    <w:rPr>
      <w:rFonts w:ascii="Tahoma" w:eastAsia="MS Mincho" w:hAnsi="Tahoma"/>
      <w:b/>
      <w:bCs/>
      <w:kern w:val="32"/>
      <w:sz w:val="28"/>
      <w:szCs w:val="32"/>
      <w:lang w:val="x-none"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2F5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02F5"/>
    <w:rPr>
      <w:rFonts w:ascii="Tahoma" w:eastAsia="MS Mincho" w:hAnsi="Tahoma" w:cs="Times New Roman"/>
      <w:b/>
      <w:bCs/>
      <w:kern w:val="32"/>
      <w:sz w:val="28"/>
      <w:szCs w:val="32"/>
      <w:lang w:val="x-none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2F5"/>
    <w:rPr>
      <w:rFonts w:ascii="Cambria" w:eastAsia="Times New Roman" w:hAnsi="Cambria" w:cs="Times New Roman"/>
      <w:b/>
      <w:bCs/>
      <w:color w:val="4F81BD"/>
      <w:sz w:val="20"/>
      <w:szCs w:val="20"/>
      <w:lang w:val="x-none" w:eastAsia="x-none"/>
    </w:rPr>
  </w:style>
  <w:style w:type="paragraph" w:styleId="TOC1">
    <w:name w:val="toc 1"/>
    <w:basedOn w:val="Normal"/>
    <w:next w:val="Normal"/>
    <w:autoRedefine/>
    <w:uiPriority w:val="39"/>
    <w:qFormat/>
    <w:rsid w:val="00856AE9"/>
    <w:pPr>
      <w:tabs>
        <w:tab w:val="right" w:leader="dot" w:pos="8299"/>
      </w:tabs>
      <w:spacing w:after="0" w:line="360" w:lineRule="auto"/>
    </w:pPr>
    <w:rPr>
      <w:rFonts w:ascii="Tahoma" w:eastAsia="MS Mincho" w:hAnsi="Tahoma"/>
      <w:b/>
      <w:sz w:val="16"/>
      <w:szCs w:val="16"/>
      <w:lang w:val="id-ID" w:eastAsia="ja-JP"/>
    </w:rPr>
  </w:style>
  <w:style w:type="character" w:styleId="Hyperlink">
    <w:name w:val="Hyperlink"/>
    <w:uiPriority w:val="99"/>
    <w:rsid w:val="003702F5"/>
    <w:rPr>
      <w:rFonts w:cs="Times New Roman"/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qFormat/>
    <w:rsid w:val="003702F5"/>
    <w:pPr>
      <w:tabs>
        <w:tab w:val="left" w:pos="720"/>
        <w:tab w:val="right" w:leader="dot" w:pos="8299"/>
      </w:tabs>
      <w:spacing w:after="0" w:line="360" w:lineRule="auto"/>
      <w:ind w:left="270"/>
      <w:jc w:val="both"/>
    </w:pPr>
    <w:rPr>
      <w:rFonts w:ascii="Tahoma" w:eastAsia="MS Mincho" w:hAnsi="Tahoma"/>
      <w:sz w:val="20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370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2F5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70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2F5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2F5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F5"/>
    <w:rPr>
      <w:rFonts w:ascii="Tahoma" w:eastAsia="Calibri" w:hAnsi="Tahoma" w:cs="Times New Roman"/>
      <w:sz w:val="16"/>
      <w:szCs w:val="16"/>
      <w:lang w:val="x-none" w:eastAsia="x-none"/>
    </w:rPr>
  </w:style>
  <w:style w:type="paragraph" w:styleId="ListParagraph">
    <w:name w:val="List Paragraph"/>
    <w:basedOn w:val="Normal"/>
    <w:uiPriority w:val="34"/>
    <w:qFormat/>
    <w:rsid w:val="003702F5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3702F5"/>
  </w:style>
  <w:style w:type="table" w:styleId="TableGrid">
    <w:name w:val="Table Grid"/>
    <w:basedOn w:val="TableNormal"/>
    <w:uiPriority w:val="59"/>
    <w:rsid w:val="003702F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02F5"/>
    <w:pPr>
      <w:keepLines/>
      <w:pageBreakBefore w:val="0"/>
      <w:spacing w:before="480" w:after="0" w:line="276" w:lineRule="auto"/>
      <w:jc w:val="left"/>
      <w:outlineLvl w:val="9"/>
    </w:pPr>
    <w:rPr>
      <w:rFonts w:ascii="Cambria" w:eastAsia="Times New Roman" w:hAnsi="Cambria"/>
      <w:color w:val="365F91"/>
      <w:kern w:val="0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702F5"/>
    <w:pPr>
      <w:spacing w:after="100"/>
      <w:ind w:left="440"/>
    </w:pPr>
    <w:rPr>
      <w:rFonts w:eastAsia="Times New Roman"/>
    </w:rPr>
  </w:style>
  <w:style w:type="paragraph" w:styleId="NoSpacing">
    <w:name w:val="No Spacing"/>
    <w:uiPriority w:val="1"/>
    <w:qFormat/>
    <w:rsid w:val="007F10D8"/>
    <w:pPr>
      <w:spacing w:after="0" w:line="240" w:lineRule="auto"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28</Pages>
  <Words>1141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aa_amie</dc:creator>
  <cp:keywords/>
  <dc:description/>
  <cp:lastModifiedBy>Abdul Ghanni</cp:lastModifiedBy>
  <cp:revision>22</cp:revision>
  <dcterms:created xsi:type="dcterms:W3CDTF">2015-11-04T15:26:00Z</dcterms:created>
  <dcterms:modified xsi:type="dcterms:W3CDTF">2015-11-11T04:19:00Z</dcterms:modified>
</cp:coreProperties>
</file>