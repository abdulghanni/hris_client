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2F5" w:rsidRPr="004046EE" w:rsidRDefault="003702F5" w:rsidP="003702F5">
      <w:pPr>
        <w:pStyle w:val="Heading1"/>
        <w:rPr>
          <w:sz w:val="24"/>
          <w:szCs w:val="24"/>
          <w:rPrChange w:id="0" w:author="Abdul Ghanni" w:date="2015-10-14T19:59:00Z">
            <w:rPr/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1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2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3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4" w:author="Abdul Ghanni" w:date="2015-10-14T19:59:00Z">
            <w:rPr>
              <w:sz w:val="44"/>
            </w:rPr>
          </w:rPrChange>
        </w:rPr>
      </w:pPr>
    </w:p>
    <w:p w:rsidR="003702F5" w:rsidRPr="00E630D9" w:rsidRDefault="00DB2E5F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5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USER  GUIDE</w:t>
      </w:r>
      <w:r w:rsidR="003702F5" w:rsidRPr="00E630D9">
        <w:rPr>
          <w:rFonts w:ascii="Tahoma" w:hAnsi="Tahoma" w:cs="Tahoma"/>
          <w:b/>
          <w:sz w:val="52"/>
          <w:szCs w:val="24"/>
          <w:lang w:val="id-ID"/>
          <w:rPrChange w:id="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</w:p>
    <w:p w:rsidR="003702F5" w:rsidRPr="00E630D9" w:rsidRDefault="009960C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9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0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Web HRIS Erlangga</w:t>
      </w:r>
    </w:p>
    <w:p w:rsidR="003702F5" w:rsidRPr="00E630D9" w:rsidRDefault="002623C1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11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en-GB"/>
          <w:rPrChange w:id="12" w:author="Abdul Ghanni" w:date="2015-10-15T05:43:00Z">
            <w:rPr>
              <w:rFonts w:ascii="Tahoma" w:hAnsi="Tahoma" w:cs="Tahoma"/>
              <w:b/>
              <w:sz w:val="48"/>
              <w:szCs w:val="48"/>
              <w:lang w:val="en-GB"/>
            </w:rPr>
          </w:rPrChange>
        </w:rPr>
        <w:t xml:space="preserve">PT.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3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Erlangga</w:t>
      </w:r>
    </w:p>
    <w:p w:rsidR="009D4E40" w:rsidRPr="00E630D9" w:rsidRDefault="009D4E4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rPrChange w:id="14" w:author="Abdul Ghanni" w:date="2015-10-15T05:43:00Z">
            <w:rPr>
              <w:rFonts w:ascii="Tahoma" w:hAnsi="Tahoma" w:cs="Tahoma"/>
              <w:b/>
              <w:sz w:val="48"/>
              <w:szCs w:val="48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15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(</w:t>
      </w:r>
      <w:proofErr w:type="spellStart"/>
      <w:r w:rsidRPr="00E630D9">
        <w:rPr>
          <w:rFonts w:ascii="Tahoma" w:hAnsi="Tahoma" w:cs="Tahoma"/>
          <w:b/>
          <w:sz w:val="52"/>
          <w:szCs w:val="24"/>
          <w:lang w:val="id-ID"/>
          <w:rPrChange w:id="1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Role</w:t>
      </w:r>
      <w:proofErr w:type="spellEnd"/>
      <w:r w:rsidRPr="00E630D9">
        <w:rPr>
          <w:rFonts w:ascii="Tahoma" w:hAnsi="Tahoma" w:cs="Tahoma"/>
          <w:b/>
          <w:sz w:val="52"/>
          <w:szCs w:val="24"/>
          <w:lang w:val="id-ID"/>
          <w:rPrChange w:id="1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8C0A18" w:rsidRPr="00E630D9">
        <w:rPr>
          <w:rFonts w:ascii="Tahoma" w:hAnsi="Tahoma" w:cs="Tahoma"/>
          <w:b/>
          <w:sz w:val="52"/>
          <w:szCs w:val="24"/>
          <w:lang w:val="id-ID"/>
          <w:rPrChange w:id="1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A</w:t>
      </w:r>
      <w:ins w:id="19" w:author="Abdul Ghanni" w:date="2015-10-19T20:09:00Z">
        <w:r w:rsidR="001A070D">
          <w:rPr>
            <w:rFonts w:ascii="Tahoma" w:hAnsi="Tahoma" w:cs="Tahoma"/>
            <w:b/>
            <w:sz w:val="52"/>
            <w:szCs w:val="24"/>
            <w:lang w:val="id-ID"/>
          </w:rPr>
          <w:t xml:space="preserve">dmin </w:t>
        </w:r>
        <w:proofErr w:type="spellStart"/>
        <w:r w:rsidR="001A070D">
          <w:rPr>
            <w:rFonts w:ascii="Tahoma" w:hAnsi="Tahoma" w:cs="Tahoma"/>
            <w:b/>
            <w:sz w:val="52"/>
            <w:szCs w:val="24"/>
            <w:lang w:val="id-ID"/>
          </w:rPr>
          <w:t>Departement</w:t>
        </w:r>
      </w:ins>
      <w:proofErr w:type="spellEnd"/>
      <w:del w:id="20" w:author="Abdul Ghanni" w:date="2015-10-19T20:09:00Z">
        <w:r w:rsidR="008C0A18" w:rsidRPr="00E630D9" w:rsidDel="001A070D">
          <w:rPr>
            <w:rFonts w:ascii="Tahoma" w:hAnsi="Tahoma" w:cs="Tahoma"/>
            <w:b/>
            <w:sz w:val="52"/>
            <w:szCs w:val="24"/>
            <w:lang w:val="id-ID"/>
            <w:rPrChange w:id="21" w:author="Abdul Ghanni" w:date="2015-10-15T05:43:00Z">
              <w:rPr>
                <w:rFonts w:ascii="Tahoma" w:hAnsi="Tahoma" w:cs="Tahoma"/>
                <w:b/>
                <w:sz w:val="48"/>
                <w:szCs w:val="48"/>
                <w:lang w:val="id-ID"/>
              </w:rPr>
            </w:rPrChange>
          </w:rPr>
          <w:delText>tasan</w:delText>
        </w:r>
      </w:del>
      <w:r w:rsidRPr="00E630D9">
        <w:rPr>
          <w:rFonts w:ascii="Tahoma" w:hAnsi="Tahoma" w:cs="Tahoma"/>
          <w:b/>
          <w:sz w:val="52"/>
          <w:szCs w:val="24"/>
          <w:lang w:val="id-ID"/>
          <w:rPrChange w:id="22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)</w:t>
      </w: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3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4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5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6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7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8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F21120">
      <w:pPr>
        <w:pStyle w:val="Heading1"/>
        <w:numPr>
          <w:ilvl w:val="0"/>
          <w:numId w:val="1"/>
        </w:numPr>
        <w:ind w:left="567" w:hanging="578"/>
        <w:rPr>
          <w:rFonts w:ascii="Calibri" w:hAnsi="Calibri" w:cs="Tahoma"/>
          <w:sz w:val="24"/>
          <w:szCs w:val="24"/>
          <w:lang w:val="sv-SE"/>
          <w:rPrChange w:id="29" w:author="Abdul Ghanni" w:date="2015-10-14T19:59:00Z">
            <w:rPr>
              <w:rFonts w:ascii="Calibri" w:hAnsi="Calibri" w:cs="Tahoma"/>
              <w:lang w:val="sv-SE"/>
            </w:rPr>
          </w:rPrChange>
        </w:rPr>
      </w:pPr>
      <w:bookmarkStart w:id="30" w:name="_Toc258279333"/>
      <w:r w:rsidRPr="004046EE">
        <w:rPr>
          <w:rFonts w:ascii="Calibri" w:hAnsi="Calibri" w:cs="Tahoma"/>
          <w:sz w:val="24"/>
          <w:szCs w:val="24"/>
          <w:lang w:val="id-ID"/>
          <w:rPrChange w:id="31" w:author="Abdul Ghanni" w:date="2015-10-14T19:59:00Z">
            <w:rPr>
              <w:rFonts w:ascii="Calibri" w:hAnsi="Calibri" w:cs="Tahoma"/>
              <w:lang w:val="id-ID"/>
            </w:rPr>
          </w:rPrChange>
        </w:rPr>
        <w:lastRenderedPageBreak/>
        <w:t>D</w:t>
      </w:r>
      <w:r w:rsidRPr="004046EE">
        <w:rPr>
          <w:rFonts w:ascii="Calibri" w:hAnsi="Calibri" w:cs="Tahoma"/>
          <w:sz w:val="24"/>
          <w:szCs w:val="24"/>
          <w:lang w:val="sv-SE"/>
          <w:rPrChange w:id="32" w:author="Abdul Ghanni" w:date="2015-10-14T19:59:00Z">
            <w:rPr>
              <w:rFonts w:ascii="Calibri" w:hAnsi="Calibri" w:cs="Tahoma"/>
              <w:lang w:val="sv-SE"/>
            </w:rPr>
          </w:rPrChange>
        </w:rPr>
        <w:t>aftar Isi</w:t>
      </w:r>
      <w:bookmarkEnd w:id="30"/>
    </w:p>
    <w:p w:rsidR="003702F5" w:rsidRPr="004046EE" w:rsidRDefault="003702F5" w:rsidP="00856AE9">
      <w:pPr>
        <w:pStyle w:val="TOC1"/>
        <w:rPr>
          <w:rFonts w:eastAsia="Times New Roman"/>
          <w:noProof/>
          <w:sz w:val="24"/>
          <w:szCs w:val="24"/>
          <w:lang w:eastAsia="en-US"/>
          <w:rPrChange w:id="33" w:author="Abdul Ghanni" w:date="2015-10-14T19:59:00Z">
            <w:rPr>
              <w:rFonts w:eastAsia="Times New Roman"/>
              <w:noProof/>
              <w:lang w:eastAsia="en-US"/>
            </w:rPr>
          </w:rPrChange>
        </w:rPr>
      </w:pPr>
      <w:r w:rsidRPr="004046EE">
        <w:rPr>
          <w:sz w:val="24"/>
          <w:szCs w:val="24"/>
          <w:rPrChange w:id="34" w:author="Abdul Ghanni" w:date="2015-10-14T19:59:00Z">
            <w:rPr>
              <w:sz w:val="20"/>
              <w:szCs w:val="24"/>
            </w:rPr>
          </w:rPrChange>
        </w:rPr>
        <w:fldChar w:fldCharType="begin"/>
      </w:r>
      <w:r w:rsidRPr="004046EE">
        <w:rPr>
          <w:sz w:val="24"/>
          <w:szCs w:val="24"/>
          <w:rPrChange w:id="35" w:author="Abdul Ghanni" w:date="2015-10-14T19:59:00Z">
            <w:rPr/>
          </w:rPrChange>
        </w:rPr>
        <w:instrText xml:space="preserve"> TOC \o "1-3" \h \z \u </w:instrText>
      </w:r>
      <w:r w:rsidRPr="004046EE">
        <w:rPr>
          <w:sz w:val="24"/>
          <w:szCs w:val="24"/>
          <w:rPrChange w:id="36" w:author="Abdul Ghanni" w:date="2015-10-14T19:59:00Z">
            <w:rPr>
              <w:rFonts w:ascii="Calibri" w:eastAsia="Calibri" w:hAnsi="Calibri" w:cs="Tahoma"/>
              <w:sz w:val="22"/>
              <w:szCs w:val="22"/>
              <w:lang w:val="en-US" w:eastAsia="en-US"/>
            </w:rPr>
          </w:rPrChange>
        </w:rPr>
        <w:fldChar w:fldCharType="separate"/>
      </w:r>
      <w:r w:rsidR="00A35E56" w:rsidRPr="004046EE">
        <w:rPr>
          <w:sz w:val="24"/>
          <w:szCs w:val="24"/>
          <w:rPrChange w:id="37" w:author="Abdul Ghanni" w:date="2015-10-14T19:59:00Z">
            <w:rPr/>
          </w:rPrChange>
        </w:rPr>
        <w:fldChar w:fldCharType="begin"/>
      </w:r>
      <w:r w:rsidR="00A35E56" w:rsidRPr="004046EE">
        <w:rPr>
          <w:sz w:val="24"/>
          <w:szCs w:val="24"/>
          <w:rPrChange w:id="38" w:author="Abdul Ghanni" w:date="2015-10-14T19:59:00Z">
            <w:rPr/>
          </w:rPrChange>
        </w:rPr>
        <w:instrText xml:space="preserve"> HYPERLINK \l "_Toc258279333" </w:instrText>
      </w:r>
      <w:r w:rsidR="00A35E56" w:rsidRPr="004046EE">
        <w:rPr>
          <w:sz w:val="24"/>
          <w:szCs w:val="24"/>
          <w:rPrChange w:id="39" w:author="Abdul Ghanni" w:date="2015-10-14T19:59:00Z">
            <w:rPr>
              <w:noProof/>
            </w:rPr>
          </w:rPrChange>
        </w:rPr>
        <w:fldChar w:fldCharType="separate"/>
      </w:r>
      <w:r w:rsidRPr="004046EE">
        <w:rPr>
          <w:rStyle w:val="Hyperlink"/>
          <w:rFonts w:ascii="Calibri" w:hAnsi="Calibri" w:cs="Tahoma"/>
          <w:noProof/>
          <w:sz w:val="24"/>
          <w:szCs w:val="24"/>
          <w:lang w:val="sv-SE"/>
          <w:rPrChange w:id="40" w:author="Abdul Ghanni" w:date="2015-10-14T19:59:00Z">
            <w:rPr>
              <w:rStyle w:val="Hyperlink"/>
              <w:rFonts w:ascii="Calibri" w:hAnsi="Calibri" w:cs="Tahoma"/>
              <w:noProof/>
              <w:sz w:val="24"/>
              <w:lang w:val="sv-SE"/>
            </w:rPr>
          </w:rPrChange>
        </w:rPr>
        <w:t>i  Daftar Isi</w:t>
      </w:r>
      <w:r w:rsidRPr="004046EE">
        <w:rPr>
          <w:noProof/>
          <w:webHidden/>
          <w:sz w:val="24"/>
          <w:szCs w:val="24"/>
          <w:rPrChange w:id="41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webHidden/>
          <w:sz w:val="24"/>
          <w:szCs w:val="24"/>
          <w:rPrChange w:id="42" w:author="Abdul Ghanni" w:date="2015-10-14T19:59:00Z">
            <w:rPr>
              <w:noProof/>
              <w:webHidden/>
            </w:rPr>
          </w:rPrChange>
        </w:rPr>
        <w:fldChar w:fldCharType="begin"/>
      </w:r>
      <w:r w:rsidRPr="004046EE">
        <w:rPr>
          <w:noProof/>
          <w:webHidden/>
          <w:sz w:val="24"/>
          <w:szCs w:val="24"/>
          <w:rPrChange w:id="43" w:author="Abdul Ghanni" w:date="2015-10-14T19:59:00Z">
            <w:rPr>
              <w:noProof/>
              <w:webHidden/>
            </w:rPr>
          </w:rPrChange>
        </w:rPr>
        <w:instrText xml:space="preserve"> PAGEREF _Toc258279333 \h </w:instrText>
      </w:r>
      <w:r w:rsidRPr="004046EE">
        <w:rPr>
          <w:noProof/>
          <w:webHidden/>
          <w:sz w:val="24"/>
          <w:szCs w:val="24"/>
          <w:rPrChange w:id="44" w:author="Abdul Ghanni" w:date="2015-10-14T19:59:00Z">
            <w:rPr>
              <w:noProof/>
              <w:webHidden/>
              <w:sz w:val="24"/>
              <w:szCs w:val="24"/>
            </w:rPr>
          </w:rPrChange>
        </w:rPr>
      </w:r>
      <w:r w:rsidRPr="004046EE">
        <w:rPr>
          <w:noProof/>
          <w:webHidden/>
          <w:sz w:val="24"/>
          <w:szCs w:val="24"/>
          <w:rPrChange w:id="45" w:author="Abdul Ghanni" w:date="2015-10-14T19:59:00Z">
            <w:rPr>
              <w:noProof/>
              <w:webHidden/>
            </w:rPr>
          </w:rPrChange>
        </w:rPr>
        <w:fldChar w:fldCharType="separate"/>
      </w:r>
      <w:r w:rsidRPr="004046EE">
        <w:rPr>
          <w:noProof/>
          <w:webHidden/>
          <w:sz w:val="24"/>
          <w:szCs w:val="24"/>
          <w:rPrChange w:id="46" w:author="Abdul Ghanni" w:date="2015-10-14T19:59:00Z">
            <w:rPr>
              <w:noProof/>
              <w:webHidden/>
            </w:rPr>
          </w:rPrChange>
        </w:rPr>
        <w:t>2</w:t>
      </w:r>
      <w:r w:rsidRPr="004046EE">
        <w:rPr>
          <w:noProof/>
          <w:webHidden/>
          <w:sz w:val="24"/>
          <w:szCs w:val="24"/>
          <w:rPrChange w:id="47" w:author="Abdul Ghanni" w:date="2015-10-14T19:59:00Z">
            <w:rPr>
              <w:noProof/>
              <w:webHidden/>
            </w:rPr>
          </w:rPrChange>
        </w:rPr>
        <w:fldChar w:fldCharType="end"/>
      </w:r>
      <w:r w:rsidR="00A35E56" w:rsidRPr="004046EE">
        <w:rPr>
          <w:noProof/>
          <w:sz w:val="24"/>
          <w:szCs w:val="24"/>
          <w:rPrChange w:id="48" w:author="Abdul Ghanni" w:date="2015-10-14T19:59:00Z">
            <w:rPr>
              <w:noProof/>
            </w:rPr>
          </w:rPrChange>
        </w:rPr>
        <w:fldChar w:fldCharType="end"/>
      </w:r>
    </w:p>
    <w:p w:rsidR="003702F5" w:rsidRPr="004046EE" w:rsidRDefault="00A35E56" w:rsidP="00856AE9">
      <w:pPr>
        <w:pStyle w:val="TOC1"/>
        <w:rPr>
          <w:sz w:val="24"/>
          <w:szCs w:val="24"/>
          <w:rPrChange w:id="49" w:author="Abdul Ghanni" w:date="2015-10-14T19:59:00Z">
            <w:rPr/>
          </w:rPrChange>
        </w:rPr>
      </w:pPr>
      <w:r w:rsidRPr="004046EE">
        <w:rPr>
          <w:sz w:val="24"/>
          <w:szCs w:val="24"/>
          <w:rPrChange w:id="50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51" w:author="Abdul Ghanni" w:date="2015-10-14T19:59:00Z">
            <w:rPr/>
          </w:rPrChange>
        </w:rPr>
        <w:instrText xml:space="preserve"> HYPERLINK \l "_Toc258279340" </w:instrText>
      </w:r>
      <w:r w:rsidRPr="004046EE">
        <w:rPr>
          <w:sz w:val="24"/>
          <w:szCs w:val="24"/>
          <w:rPrChange w:id="52" w:author="Abdul Ghanni" w:date="2015-10-14T19:59:00Z">
            <w:rPr>
              <w:noProof/>
            </w:rPr>
          </w:rPrChange>
        </w:rPr>
        <w:fldChar w:fldCharType="separate"/>
      </w:r>
      <w:r w:rsidR="003702F5" w:rsidRPr="004046EE">
        <w:rPr>
          <w:rStyle w:val="Hyperlink"/>
          <w:rFonts w:ascii="Calibri" w:hAnsi="Calibri" w:cs="Tahoma"/>
          <w:noProof/>
          <w:sz w:val="24"/>
          <w:szCs w:val="24"/>
          <w:rPrChange w:id="53" w:author="Abdul Ghanni" w:date="2015-10-14T19:59:00Z">
            <w:rPr>
              <w:rStyle w:val="Hyperlink"/>
              <w:rFonts w:ascii="Calibri" w:hAnsi="Calibri" w:cs="Tahoma"/>
              <w:noProof/>
              <w:sz w:val="24"/>
            </w:rPr>
          </w:rPrChange>
        </w:rPr>
        <w:t>1.</w:t>
      </w:r>
      <w:del w:id="54" w:author="Abdul Ghanni" w:date="2015-10-15T05:38:00Z"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55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 xml:space="preserve"> </w:delText>
        </w:r>
        <w:r w:rsidR="003A1ACF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lang w:val="en-GB"/>
            <w:rPrChange w:id="56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  <w:lang w:val="en-GB"/>
              </w:rPr>
            </w:rPrChange>
          </w:rPr>
          <w:delText>Registrasi &amp; Login Akun Web HRIS Erlangga</w:delText>
        </w:r>
      </w:del>
      <w:ins w:id="57" w:author="Abdul Ghanni" w:date="2015-10-15T05:38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Pengajuan </w:t>
        </w:r>
      </w:ins>
      <w:ins w:id="58" w:author="Abdul Ghanni" w:date="2015-10-19T20:07:00Z">
        <w:r w:rsidR="001A070D">
          <w:rPr>
            <w:rStyle w:val="Hyperlink"/>
            <w:rFonts w:ascii="Calibri" w:hAnsi="Calibri" w:cs="Tahoma"/>
            <w:noProof/>
            <w:sz w:val="24"/>
            <w:szCs w:val="24"/>
          </w:rPr>
          <w:t>Perjalanan Dinas</w:t>
        </w:r>
      </w:ins>
      <w:r w:rsidR="003702F5" w:rsidRPr="004046EE">
        <w:rPr>
          <w:noProof/>
          <w:webHidden/>
          <w:sz w:val="24"/>
          <w:szCs w:val="24"/>
          <w:rPrChange w:id="59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sz w:val="24"/>
          <w:szCs w:val="24"/>
          <w:rPrChange w:id="60" w:author="Abdul Ghanni" w:date="2015-10-14T19:59:00Z">
            <w:rPr>
              <w:noProof/>
            </w:rPr>
          </w:rPrChange>
        </w:rPr>
        <w:fldChar w:fldCharType="end"/>
      </w:r>
      <w:r w:rsidR="00EC0287" w:rsidRPr="004046EE">
        <w:rPr>
          <w:sz w:val="24"/>
          <w:szCs w:val="24"/>
          <w:rPrChange w:id="61" w:author="Abdul Ghanni" w:date="2015-10-14T19:59:00Z">
            <w:rPr/>
          </w:rPrChange>
        </w:rPr>
        <w:t>3</w:t>
      </w:r>
    </w:p>
    <w:bookmarkStart w:id="62" w:name="OLE_LINK102"/>
    <w:bookmarkStart w:id="63" w:name="OLE_LINK103"/>
    <w:p w:rsidR="001A070D" w:rsidRDefault="00A35E56">
      <w:pPr>
        <w:pStyle w:val="TOC1"/>
        <w:rPr>
          <w:ins w:id="64" w:author="Abdul Ghanni" w:date="2015-10-19T20:08:00Z"/>
          <w:sz w:val="24"/>
          <w:szCs w:val="24"/>
        </w:rPr>
      </w:pPr>
      <w:r w:rsidRPr="004046EE">
        <w:rPr>
          <w:b w:val="0"/>
          <w:sz w:val="24"/>
          <w:szCs w:val="24"/>
          <w:rPrChange w:id="65" w:author="Abdul Ghanni" w:date="2015-10-14T19:59:00Z">
            <w:rPr>
              <w:b w:val="0"/>
            </w:rPr>
          </w:rPrChange>
        </w:rPr>
        <w:fldChar w:fldCharType="begin"/>
      </w:r>
      <w:r w:rsidRPr="004046EE">
        <w:rPr>
          <w:b w:val="0"/>
          <w:sz w:val="24"/>
          <w:szCs w:val="24"/>
          <w:rPrChange w:id="66" w:author="Abdul Ghanni" w:date="2015-10-14T19:59:00Z">
            <w:rPr>
              <w:b w:val="0"/>
            </w:rPr>
          </w:rPrChange>
        </w:rPr>
        <w:instrText xml:space="preserve"> HYPERLINK \l "_Toc258279340" </w:instrText>
      </w:r>
      <w:r w:rsidRPr="004046EE">
        <w:rPr>
          <w:b w:val="0"/>
          <w:sz w:val="24"/>
          <w:szCs w:val="24"/>
          <w:rPrChange w:id="67" w:author="Abdul Ghanni" w:date="2015-10-14T19:59:00Z">
            <w:rPr>
              <w:b w:val="0"/>
              <w:noProof/>
            </w:rPr>
          </w:rPrChange>
        </w:rPr>
        <w:fldChar w:fldCharType="separate"/>
      </w:r>
      <w:r w:rsidR="003702F5" w:rsidRPr="004046EE">
        <w:rPr>
          <w:rStyle w:val="Hyperlink"/>
          <w:rFonts w:cs="Tahoma"/>
          <w:b w:val="0"/>
          <w:noProof/>
          <w:sz w:val="24"/>
          <w:szCs w:val="24"/>
          <w:rPrChange w:id="68" w:author="Abdul Ghanni" w:date="2015-10-14T19:59:00Z">
            <w:rPr>
              <w:rStyle w:val="Hyperlink"/>
              <w:rFonts w:cs="Tahoma"/>
              <w:b w:val="0"/>
              <w:noProof/>
              <w:sz w:val="24"/>
            </w:rPr>
          </w:rPrChange>
        </w:rPr>
        <w:t>2.</w:t>
      </w:r>
      <w:del w:id="69" w:author="Abdul Ghanni" w:date="2015-10-19T20:07:00Z">
        <w:r w:rsidR="003702F5" w:rsidRPr="004046EE" w:rsidDel="001A070D">
          <w:rPr>
            <w:rStyle w:val="Hyperlink"/>
            <w:rFonts w:cs="Tahoma"/>
            <w:b w:val="0"/>
            <w:noProof/>
            <w:sz w:val="24"/>
            <w:szCs w:val="24"/>
            <w:rPrChange w:id="70" w:author="Abdul Ghanni" w:date="2015-10-14T19:59:00Z">
              <w:rPr>
                <w:rStyle w:val="Hyperlink"/>
                <w:rFonts w:cs="Tahoma"/>
                <w:b w:val="0"/>
                <w:noProof/>
                <w:sz w:val="24"/>
              </w:rPr>
            </w:rPrChange>
          </w:rPr>
          <w:delText xml:space="preserve"> </w:delText>
        </w:r>
      </w:del>
      <w:del w:id="71" w:author="Abdul Ghanni" w:date="2015-10-15T05:43:00Z">
        <w:r w:rsidR="003A1ACF" w:rsidRPr="004046EE" w:rsidDel="003A4469">
          <w:rPr>
            <w:rStyle w:val="Hyperlink"/>
            <w:rFonts w:cs="Tahoma"/>
            <w:b w:val="0"/>
            <w:noProof/>
            <w:sz w:val="24"/>
            <w:szCs w:val="24"/>
            <w:rPrChange w:id="72" w:author="Abdul Ghanni" w:date="2015-10-14T19:59:00Z">
              <w:rPr>
                <w:rStyle w:val="Hyperlink"/>
                <w:rFonts w:cs="Tahoma"/>
                <w:b w:val="0"/>
                <w:noProof/>
                <w:sz w:val="24"/>
              </w:rPr>
            </w:rPrChange>
          </w:rPr>
          <w:delText>Mengubah Informasi Pribadi dan Password</w:delText>
        </w:r>
      </w:del>
      <w:ins w:id="73" w:author="Abdul Ghanni" w:date="2015-10-15T05:43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Pengajuan </w:t>
        </w:r>
      </w:ins>
      <w:ins w:id="74" w:author="Abdul Ghanni" w:date="2015-10-19T20:07:00Z">
        <w:r w:rsidR="001A070D">
          <w:rPr>
            <w:rStyle w:val="Hyperlink"/>
            <w:rFonts w:ascii="Calibri" w:hAnsi="Calibri" w:cs="Tahoma"/>
            <w:noProof/>
            <w:sz w:val="24"/>
            <w:szCs w:val="24"/>
          </w:rPr>
          <w:t>Pelatihan</w:t>
        </w:r>
      </w:ins>
      <w:r w:rsidR="003702F5" w:rsidRPr="004046EE">
        <w:rPr>
          <w:b w:val="0"/>
          <w:noProof/>
          <w:webHidden/>
          <w:sz w:val="24"/>
          <w:szCs w:val="24"/>
          <w:rPrChange w:id="75" w:author="Abdul Ghanni" w:date="2015-10-14T19:59:00Z">
            <w:rPr>
              <w:b w:val="0"/>
              <w:noProof/>
              <w:webHidden/>
            </w:rPr>
          </w:rPrChange>
        </w:rPr>
        <w:tab/>
      </w:r>
      <w:r w:rsidRPr="004046EE">
        <w:rPr>
          <w:b w:val="0"/>
          <w:noProof/>
          <w:sz w:val="24"/>
          <w:szCs w:val="24"/>
          <w:rPrChange w:id="76" w:author="Abdul Ghanni" w:date="2015-10-14T19:59:00Z">
            <w:rPr>
              <w:b w:val="0"/>
              <w:noProof/>
            </w:rPr>
          </w:rPrChange>
        </w:rPr>
        <w:fldChar w:fldCharType="end"/>
      </w:r>
      <w:ins w:id="77" w:author="Abdul Ghanni" w:date="2015-10-15T05:43:00Z">
        <w:r w:rsidR="001A070D">
          <w:rPr>
            <w:sz w:val="24"/>
            <w:szCs w:val="24"/>
          </w:rPr>
          <w:t>12</w:t>
        </w:r>
      </w:ins>
    </w:p>
    <w:p w:rsidR="001A070D" w:rsidRPr="00A025E0" w:rsidRDefault="001A070D" w:rsidP="001A070D">
      <w:pPr>
        <w:pStyle w:val="TOC1"/>
        <w:rPr>
          <w:ins w:id="78" w:author="Abdul Ghanni" w:date="2015-10-19T20:08:00Z"/>
          <w:sz w:val="24"/>
          <w:szCs w:val="24"/>
        </w:rPr>
      </w:pPr>
      <w:ins w:id="79" w:author="Abdul Ghanni" w:date="2015-10-19T20:08:00Z">
        <w:r w:rsidRPr="00A025E0">
          <w:rPr>
            <w:b w:val="0"/>
            <w:sz w:val="24"/>
            <w:szCs w:val="24"/>
          </w:rPr>
          <w:fldChar w:fldCharType="begin"/>
        </w:r>
        <w:r w:rsidRPr="00A025E0">
          <w:rPr>
            <w:b w:val="0"/>
            <w:sz w:val="24"/>
            <w:szCs w:val="24"/>
          </w:rPr>
          <w:instrText xml:space="preserve"> HYPERLINK \l "_Toc258279340" </w:instrText>
        </w:r>
        <w:r w:rsidRPr="00A025E0">
          <w:rPr>
            <w:b w:val="0"/>
            <w:sz w:val="24"/>
            <w:szCs w:val="24"/>
          </w:rPr>
          <w:fldChar w:fldCharType="separate"/>
        </w:r>
        <w:r>
          <w:rPr>
            <w:rStyle w:val="Hyperlink"/>
            <w:rFonts w:cs="Tahoma"/>
            <w:b w:val="0"/>
            <w:noProof/>
            <w:sz w:val="24"/>
            <w:szCs w:val="24"/>
          </w:rPr>
          <w:t>3</w:t>
        </w:r>
        <w:r w:rsidRPr="00A025E0">
          <w:rPr>
            <w:rStyle w:val="Hyperlink"/>
            <w:rFonts w:cs="Tahoma"/>
            <w:b w:val="0"/>
            <w:noProof/>
            <w:sz w:val="24"/>
            <w:szCs w:val="24"/>
          </w:rPr>
          <w:t>.</w:t>
        </w:r>
        <w:r>
          <w:rPr>
            <w:rStyle w:val="Hyperlink"/>
            <w:rFonts w:ascii="Calibri" w:hAnsi="Calibri" w:cs="Tahoma"/>
            <w:noProof/>
            <w:sz w:val="24"/>
            <w:szCs w:val="24"/>
          </w:rPr>
          <w:t>Pengajuan Pelatihan Group</w:t>
        </w:r>
        <w:r w:rsidRPr="00A025E0">
          <w:rPr>
            <w:b w:val="0"/>
            <w:noProof/>
            <w:webHidden/>
            <w:sz w:val="24"/>
            <w:szCs w:val="24"/>
          </w:rPr>
          <w:tab/>
        </w:r>
        <w:r w:rsidRPr="00A025E0">
          <w:rPr>
            <w:b w:val="0"/>
            <w:noProof/>
            <w:sz w:val="24"/>
            <w:szCs w:val="24"/>
          </w:rPr>
          <w:fldChar w:fldCharType="end"/>
        </w:r>
        <w:r>
          <w:rPr>
            <w:sz w:val="24"/>
            <w:szCs w:val="24"/>
          </w:rPr>
          <w:t>14</w:t>
        </w:r>
        <w:r w:rsidRPr="00A025E0">
          <w:rPr>
            <w:b w:val="0"/>
            <w:sz w:val="24"/>
            <w:szCs w:val="24"/>
          </w:rPr>
          <w:fldChar w:fldCharType="begin"/>
        </w:r>
        <w:r w:rsidRPr="00A025E0">
          <w:rPr>
            <w:b w:val="0"/>
            <w:sz w:val="24"/>
            <w:szCs w:val="24"/>
          </w:rPr>
          <w:instrText xml:space="preserve"> HYPERLINK \l "_Toc258279341" </w:instrText>
        </w:r>
        <w:r w:rsidRPr="00A025E0">
          <w:rPr>
            <w:b w:val="0"/>
            <w:sz w:val="24"/>
            <w:szCs w:val="24"/>
          </w:rPr>
          <w:fldChar w:fldCharType="end"/>
        </w:r>
      </w:ins>
    </w:p>
    <w:p w:rsidR="001A070D" w:rsidRPr="00A025E0" w:rsidRDefault="001A070D" w:rsidP="001A070D">
      <w:pPr>
        <w:pStyle w:val="TOC1"/>
        <w:rPr>
          <w:ins w:id="80" w:author="Abdul Ghanni" w:date="2015-10-19T20:08:00Z"/>
          <w:sz w:val="24"/>
          <w:szCs w:val="24"/>
        </w:rPr>
      </w:pPr>
      <w:ins w:id="81" w:author="Abdul Ghanni" w:date="2015-10-19T20:08:00Z">
        <w:r w:rsidRPr="00A025E0">
          <w:rPr>
            <w:b w:val="0"/>
            <w:sz w:val="24"/>
            <w:szCs w:val="24"/>
          </w:rPr>
          <w:fldChar w:fldCharType="begin"/>
        </w:r>
        <w:r w:rsidRPr="00A025E0">
          <w:rPr>
            <w:b w:val="0"/>
            <w:sz w:val="24"/>
            <w:szCs w:val="24"/>
          </w:rPr>
          <w:instrText xml:space="preserve"> HYPERLINK \l "_Toc258279340" </w:instrText>
        </w:r>
        <w:r w:rsidRPr="00A025E0">
          <w:rPr>
            <w:b w:val="0"/>
            <w:sz w:val="24"/>
            <w:szCs w:val="24"/>
          </w:rPr>
          <w:fldChar w:fldCharType="separate"/>
        </w:r>
        <w:r>
          <w:rPr>
            <w:rStyle w:val="Hyperlink"/>
            <w:rFonts w:cs="Tahoma"/>
            <w:b w:val="0"/>
            <w:noProof/>
            <w:sz w:val="24"/>
            <w:szCs w:val="24"/>
          </w:rPr>
          <w:t>4</w:t>
        </w:r>
        <w:r w:rsidRPr="00A025E0">
          <w:rPr>
            <w:rStyle w:val="Hyperlink"/>
            <w:rFonts w:cs="Tahoma"/>
            <w:b w:val="0"/>
            <w:noProof/>
            <w:sz w:val="24"/>
            <w:szCs w:val="24"/>
          </w:rPr>
          <w:t>.</w:t>
        </w:r>
        <w:r>
          <w:rPr>
            <w:rStyle w:val="Hyperlink"/>
            <w:rFonts w:ascii="Calibri" w:hAnsi="Calibri" w:cs="Tahoma"/>
            <w:noProof/>
            <w:sz w:val="24"/>
            <w:szCs w:val="24"/>
          </w:rPr>
          <w:t>Pengajuan Kesehatan / Medical</w:t>
        </w:r>
        <w:r w:rsidRPr="00A025E0">
          <w:rPr>
            <w:b w:val="0"/>
            <w:noProof/>
            <w:webHidden/>
            <w:sz w:val="24"/>
            <w:szCs w:val="24"/>
          </w:rPr>
          <w:tab/>
        </w:r>
        <w:r w:rsidRPr="00A025E0">
          <w:rPr>
            <w:b w:val="0"/>
            <w:noProof/>
            <w:sz w:val="24"/>
            <w:szCs w:val="24"/>
          </w:rPr>
          <w:fldChar w:fldCharType="end"/>
        </w:r>
        <w:r>
          <w:rPr>
            <w:sz w:val="24"/>
            <w:szCs w:val="24"/>
          </w:rPr>
          <w:t>17</w:t>
        </w:r>
        <w:r w:rsidRPr="00A025E0">
          <w:rPr>
            <w:b w:val="0"/>
            <w:sz w:val="24"/>
            <w:szCs w:val="24"/>
          </w:rPr>
          <w:fldChar w:fldCharType="begin"/>
        </w:r>
        <w:r w:rsidRPr="00A025E0">
          <w:rPr>
            <w:b w:val="0"/>
            <w:sz w:val="24"/>
            <w:szCs w:val="24"/>
          </w:rPr>
          <w:instrText xml:space="preserve"> HYPERLINK \l "_Toc258279341" </w:instrText>
        </w:r>
        <w:r w:rsidRPr="00A025E0">
          <w:rPr>
            <w:b w:val="0"/>
            <w:sz w:val="24"/>
            <w:szCs w:val="24"/>
          </w:rPr>
          <w:fldChar w:fldCharType="end"/>
        </w:r>
      </w:ins>
    </w:p>
    <w:p w:rsidR="003702F5" w:rsidRPr="004046EE" w:rsidDel="003A4469" w:rsidRDefault="00685105">
      <w:pPr>
        <w:pStyle w:val="TOC1"/>
        <w:rPr>
          <w:del w:id="82" w:author="Abdul Ghanni" w:date="2015-10-15T05:37:00Z"/>
          <w:rFonts w:eastAsia="Times New Roman"/>
          <w:noProof/>
          <w:sz w:val="24"/>
          <w:szCs w:val="24"/>
          <w:lang w:eastAsia="en-US"/>
          <w:rPrChange w:id="83" w:author="Abdul Ghanni" w:date="2015-10-14T19:59:00Z">
            <w:rPr>
              <w:del w:id="84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85" w:author="Abdul Ghanni" w:date="2015-10-15T05:43:00Z">
        <w:r w:rsidRPr="004046EE" w:rsidDel="003A4469">
          <w:rPr>
            <w:sz w:val="24"/>
            <w:szCs w:val="24"/>
            <w:rPrChange w:id="86" w:author="Abdul Ghanni" w:date="2015-10-14T19:59:00Z">
              <w:rPr/>
            </w:rPrChange>
          </w:rPr>
          <w:delText>5</w:delText>
        </w:r>
      </w:del>
      <w:r w:rsidR="00A35E56" w:rsidRPr="004046EE">
        <w:rPr>
          <w:sz w:val="24"/>
          <w:szCs w:val="24"/>
          <w:rPrChange w:id="87" w:author="Abdul Ghanni" w:date="2015-10-14T19:59:00Z">
            <w:rPr/>
          </w:rPrChange>
        </w:rPr>
        <w:fldChar w:fldCharType="begin"/>
      </w:r>
      <w:r w:rsidR="00A35E56" w:rsidRPr="004046EE">
        <w:rPr>
          <w:sz w:val="24"/>
          <w:szCs w:val="24"/>
          <w:rPrChange w:id="88" w:author="Abdul Ghanni" w:date="2015-10-14T19:59:00Z">
            <w:rPr/>
          </w:rPrChange>
        </w:rPr>
        <w:instrText xml:space="preserve"> HYPERLINK \l "_Toc258279341" </w:instrText>
      </w:r>
      <w:r w:rsidR="00A35E56" w:rsidRPr="004046EE">
        <w:rPr>
          <w:sz w:val="24"/>
          <w:szCs w:val="24"/>
          <w:rPrChange w:id="89" w:author="Abdul Ghanni" w:date="2015-10-14T19:59:00Z">
            <w:rPr/>
          </w:rPrChange>
        </w:rPr>
        <w:fldChar w:fldCharType="end"/>
      </w:r>
    </w:p>
    <w:p w:rsidR="003702F5" w:rsidRPr="004046EE" w:rsidDel="003A4469" w:rsidRDefault="00A35E56">
      <w:pPr>
        <w:pStyle w:val="TOC1"/>
        <w:rPr>
          <w:del w:id="90" w:author="Abdul Ghanni" w:date="2015-10-15T05:37:00Z"/>
          <w:rFonts w:eastAsia="Times New Roman"/>
          <w:noProof/>
          <w:sz w:val="24"/>
          <w:szCs w:val="24"/>
          <w:lang w:eastAsia="en-US"/>
          <w:rPrChange w:id="91" w:author="Abdul Ghanni" w:date="2015-10-14T19:59:00Z">
            <w:rPr>
              <w:del w:id="92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93" w:author="Abdul Ghanni" w:date="2015-10-15T05:37:00Z">
        <w:r w:rsidRPr="004046EE" w:rsidDel="003A4469">
          <w:rPr>
            <w:sz w:val="24"/>
            <w:szCs w:val="24"/>
            <w:rPrChange w:id="94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95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96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97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3</w:delText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lang w:val="sv-SE"/>
            <w:rPrChange w:id="98" w:author="Abdul Ghanni" w:date="2015-10-14T19:59:00Z">
              <w:rPr>
                <w:rStyle w:val="Hyperlink"/>
                <w:rFonts w:cs="Tahoma"/>
                <w:noProof/>
                <w:sz w:val="24"/>
                <w:lang w:val="sv-SE"/>
              </w:rPr>
            </w:rPrChange>
          </w:rPr>
          <w:delText>.</w:delText>
        </w:r>
        <w:r w:rsidR="00F971B0" w:rsidRPr="004046EE" w:rsidDel="003A4469">
          <w:rPr>
            <w:rStyle w:val="Hyperlink"/>
            <w:rFonts w:cs="Tahoma"/>
            <w:noProof/>
            <w:sz w:val="24"/>
            <w:szCs w:val="24"/>
            <w:rPrChange w:id="99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 Halaman Depan / Dashboard Karyawan</w:delText>
        </w:r>
        <w:r w:rsidR="003702F5" w:rsidRPr="004046EE" w:rsidDel="003A4469">
          <w:rPr>
            <w:noProof/>
            <w:webHidden/>
            <w:sz w:val="24"/>
            <w:szCs w:val="24"/>
            <w:rPrChange w:id="100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01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102" w:author="Abdul Ghanni" w:date="2015-10-14T19:59:00Z">
              <w:rPr/>
            </w:rPrChange>
          </w:rPr>
          <w:delText>9</w:delText>
        </w:r>
      </w:del>
    </w:p>
    <w:p w:rsidR="003702F5" w:rsidRPr="004046EE" w:rsidDel="003A4469" w:rsidRDefault="00A35E56">
      <w:pPr>
        <w:pStyle w:val="TOC1"/>
        <w:rPr>
          <w:del w:id="103" w:author="Abdul Ghanni" w:date="2015-10-15T05:37:00Z"/>
          <w:rFonts w:eastAsia="Times New Roman"/>
          <w:noProof/>
          <w:sz w:val="24"/>
          <w:szCs w:val="24"/>
          <w:lang w:eastAsia="en-US"/>
          <w:rPrChange w:id="104" w:author="Abdul Ghanni" w:date="2015-10-14T19:59:00Z">
            <w:rPr>
              <w:del w:id="105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106" w:author="Abdul Ghanni" w:date="2015-10-15T05:37:00Z">
        <w:r w:rsidRPr="004046EE" w:rsidDel="003A4469">
          <w:rPr>
            <w:sz w:val="24"/>
            <w:szCs w:val="24"/>
            <w:rPrChange w:id="107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08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109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110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4</w:delText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lang w:val="sv-SE"/>
            <w:rPrChange w:id="111" w:author="Abdul Ghanni" w:date="2015-10-14T19:59:00Z">
              <w:rPr>
                <w:rStyle w:val="Hyperlink"/>
                <w:rFonts w:cs="Tahoma"/>
                <w:noProof/>
                <w:sz w:val="24"/>
                <w:lang w:val="sv-SE"/>
              </w:rPr>
            </w:rPrChange>
          </w:rPr>
          <w:delText xml:space="preserve">. 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12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Halaman Kehadiran</w:delText>
        </w:r>
        <w:r w:rsidR="003702F5" w:rsidRPr="004046EE" w:rsidDel="003A4469">
          <w:rPr>
            <w:noProof/>
            <w:webHidden/>
            <w:sz w:val="24"/>
            <w:szCs w:val="24"/>
            <w:rPrChange w:id="113" w:author="Abdul Ghanni" w:date="2015-10-14T19:59:00Z">
              <w:rPr>
                <w:noProof/>
                <w:webHidden/>
              </w:rPr>
            </w:rPrChange>
          </w:rPr>
          <w:tab/>
          <w:delText>1</w:delText>
        </w:r>
        <w:r w:rsidRPr="004046EE" w:rsidDel="003A4469">
          <w:rPr>
            <w:noProof/>
            <w:sz w:val="24"/>
            <w:szCs w:val="24"/>
            <w:rPrChange w:id="114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115" w:author="Abdul Ghanni" w:date="2015-10-14T19:59:00Z">
              <w:rPr/>
            </w:rPrChange>
          </w:rPr>
          <w:delText>2</w:delText>
        </w:r>
      </w:del>
    </w:p>
    <w:p w:rsidR="003702F5" w:rsidRPr="004046EE" w:rsidDel="003A4469" w:rsidRDefault="00A35E56">
      <w:pPr>
        <w:pStyle w:val="TOC1"/>
        <w:rPr>
          <w:del w:id="116" w:author="Abdul Ghanni" w:date="2015-10-15T05:37:00Z"/>
          <w:sz w:val="24"/>
          <w:szCs w:val="24"/>
          <w:rPrChange w:id="117" w:author="Abdul Ghanni" w:date="2015-10-14T19:59:00Z">
            <w:rPr>
              <w:del w:id="118" w:author="Abdul Ghanni" w:date="2015-10-15T05:37:00Z"/>
            </w:rPr>
          </w:rPrChange>
        </w:rPr>
      </w:pPr>
      <w:del w:id="119" w:author="Abdul Ghanni" w:date="2015-10-15T05:37:00Z">
        <w:r w:rsidRPr="004046EE" w:rsidDel="003A4469">
          <w:rPr>
            <w:sz w:val="24"/>
            <w:szCs w:val="24"/>
            <w:rPrChange w:id="120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21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22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123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5. 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24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Halman Kehadiran (Axapta)</w:delText>
        </w:r>
        <w:r w:rsidR="003702F5" w:rsidRPr="004046EE" w:rsidDel="003A4469">
          <w:rPr>
            <w:noProof/>
            <w:webHidden/>
            <w:sz w:val="24"/>
            <w:szCs w:val="24"/>
            <w:rPrChange w:id="125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26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27" w:author="Abdul Ghanni" w:date="2015-10-14T19:59:00Z">
              <w:rPr/>
            </w:rPrChange>
          </w:rPr>
          <w:delText>12</w:delText>
        </w:r>
      </w:del>
    </w:p>
    <w:p w:rsidR="00EC0287" w:rsidRPr="004046EE" w:rsidDel="003A4469" w:rsidRDefault="00A35E56">
      <w:pPr>
        <w:pStyle w:val="TOC1"/>
        <w:rPr>
          <w:del w:id="128" w:author="Abdul Ghanni" w:date="2015-10-15T05:37:00Z"/>
          <w:sz w:val="24"/>
          <w:szCs w:val="24"/>
          <w:rPrChange w:id="129" w:author="Abdul Ghanni" w:date="2015-10-14T19:59:00Z">
            <w:rPr>
              <w:del w:id="130" w:author="Abdul Ghanni" w:date="2015-10-15T05:37:00Z"/>
            </w:rPr>
          </w:rPrChange>
        </w:rPr>
      </w:pPr>
      <w:del w:id="131" w:author="Abdul Ghanni" w:date="2015-10-15T05:37:00Z">
        <w:r w:rsidRPr="004046EE" w:rsidDel="003A4469">
          <w:rPr>
            <w:sz w:val="24"/>
            <w:szCs w:val="24"/>
            <w:rPrChange w:id="132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33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34" w:author="Abdul Ghanni" w:date="2015-10-14T19:59:00Z">
              <w:rPr>
                <w:noProof/>
              </w:rPr>
            </w:rPrChange>
          </w:rPr>
          <w:fldChar w:fldCharType="separate"/>
        </w:r>
        <w:r w:rsidR="00EC0287" w:rsidRPr="004046EE" w:rsidDel="003A4469">
          <w:rPr>
            <w:rStyle w:val="Hyperlink"/>
            <w:rFonts w:cs="Tahoma"/>
            <w:noProof/>
            <w:sz w:val="24"/>
            <w:szCs w:val="24"/>
            <w:rPrChange w:id="135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6.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36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Pengajuan Cuti</w:delText>
        </w:r>
        <w:r w:rsidR="00EC0287" w:rsidRPr="004046EE" w:rsidDel="003A4469">
          <w:rPr>
            <w:noProof/>
            <w:webHidden/>
            <w:sz w:val="24"/>
            <w:szCs w:val="24"/>
            <w:rPrChange w:id="137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38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39" w:author="Abdul Ghanni" w:date="2015-10-14T19:59:00Z">
              <w:rPr/>
            </w:rPrChange>
          </w:rPr>
          <w:delText>13</w:delText>
        </w:r>
      </w:del>
    </w:p>
    <w:p w:rsidR="00897511" w:rsidRPr="004046EE" w:rsidDel="003A4469" w:rsidRDefault="00A35E56">
      <w:pPr>
        <w:pStyle w:val="TOC1"/>
        <w:rPr>
          <w:del w:id="140" w:author="Abdul Ghanni" w:date="2015-10-15T05:37:00Z"/>
          <w:sz w:val="24"/>
          <w:szCs w:val="24"/>
          <w:rPrChange w:id="141" w:author="Abdul Ghanni" w:date="2015-10-14T19:59:00Z">
            <w:rPr>
              <w:del w:id="142" w:author="Abdul Ghanni" w:date="2015-10-15T05:37:00Z"/>
            </w:rPr>
          </w:rPrChange>
        </w:rPr>
      </w:pPr>
      <w:del w:id="143" w:author="Abdul Ghanni" w:date="2015-10-15T05:37:00Z">
        <w:r w:rsidRPr="004046EE" w:rsidDel="003A4469">
          <w:rPr>
            <w:sz w:val="24"/>
            <w:szCs w:val="24"/>
            <w:rPrChange w:id="144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45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46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47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7.Perjalanan Dinas</w:delText>
        </w:r>
        <w:r w:rsidR="00897511" w:rsidRPr="004046EE" w:rsidDel="003A4469">
          <w:rPr>
            <w:noProof/>
            <w:webHidden/>
            <w:sz w:val="24"/>
            <w:szCs w:val="24"/>
            <w:rPrChange w:id="148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49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50" w:author="Abdul Ghanni" w:date="2015-10-14T19:59:00Z">
              <w:rPr/>
            </w:rPrChange>
          </w:rPr>
          <w:delText>21</w:delText>
        </w:r>
      </w:del>
    </w:p>
    <w:p w:rsidR="00897511" w:rsidRPr="004046EE" w:rsidDel="003A4469" w:rsidRDefault="00A35E56">
      <w:pPr>
        <w:pStyle w:val="TOC1"/>
        <w:rPr>
          <w:del w:id="151" w:author="Abdul Ghanni" w:date="2015-10-15T05:37:00Z"/>
          <w:sz w:val="24"/>
          <w:szCs w:val="24"/>
          <w:rPrChange w:id="152" w:author="Abdul Ghanni" w:date="2015-10-14T19:59:00Z">
            <w:rPr>
              <w:del w:id="153" w:author="Abdul Ghanni" w:date="2015-10-15T05:37:00Z"/>
            </w:rPr>
          </w:rPrChange>
        </w:rPr>
      </w:pPr>
      <w:del w:id="154" w:author="Abdul Ghanni" w:date="2015-10-15T05:37:00Z">
        <w:r w:rsidRPr="004046EE" w:rsidDel="003A4469">
          <w:rPr>
            <w:sz w:val="24"/>
            <w:szCs w:val="24"/>
            <w:rPrChange w:id="155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56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57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58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8.Pengajuan Keterangan Tidak Absen </w:delText>
        </w:r>
        <w:r w:rsidR="00897511" w:rsidRPr="004046EE" w:rsidDel="003A4469">
          <w:rPr>
            <w:noProof/>
            <w:webHidden/>
            <w:sz w:val="24"/>
            <w:szCs w:val="24"/>
            <w:rPrChange w:id="159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60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61" w:author="Abdul Ghanni" w:date="2015-10-14T19:59:00Z">
              <w:rPr/>
            </w:rPrChange>
          </w:rPr>
          <w:delText>26</w:delText>
        </w:r>
      </w:del>
    </w:p>
    <w:p w:rsidR="00897511" w:rsidRPr="004046EE" w:rsidDel="003A4469" w:rsidRDefault="00A35E56">
      <w:pPr>
        <w:pStyle w:val="TOC1"/>
        <w:rPr>
          <w:del w:id="162" w:author="Abdul Ghanni" w:date="2015-10-15T05:37:00Z"/>
          <w:sz w:val="24"/>
          <w:szCs w:val="24"/>
          <w:rPrChange w:id="163" w:author="Abdul Ghanni" w:date="2015-10-14T19:59:00Z">
            <w:rPr>
              <w:del w:id="164" w:author="Abdul Ghanni" w:date="2015-10-15T05:37:00Z"/>
            </w:rPr>
          </w:rPrChange>
        </w:rPr>
      </w:pPr>
      <w:del w:id="165" w:author="Abdul Ghanni" w:date="2015-10-15T05:37:00Z">
        <w:r w:rsidRPr="004046EE" w:rsidDel="003A4469">
          <w:rPr>
            <w:sz w:val="24"/>
            <w:szCs w:val="24"/>
            <w:rPrChange w:id="166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67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68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69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9.Pengajuan Pengunduran Diri</w:delText>
        </w:r>
        <w:r w:rsidR="00897511" w:rsidRPr="004046EE" w:rsidDel="003A4469">
          <w:rPr>
            <w:noProof/>
            <w:webHidden/>
            <w:sz w:val="24"/>
            <w:szCs w:val="24"/>
            <w:rPrChange w:id="170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71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72" w:author="Abdul Ghanni" w:date="2015-10-14T19:59:00Z">
              <w:rPr/>
            </w:rPrChange>
          </w:rPr>
          <w:delText>31</w:delText>
        </w:r>
      </w:del>
    </w:p>
    <w:p w:rsidR="006716BD" w:rsidRPr="004046EE" w:rsidRDefault="00A35E56">
      <w:pPr>
        <w:pStyle w:val="TOC1"/>
        <w:rPr>
          <w:sz w:val="24"/>
          <w:szCs w:val="24"/>
          <w:rPrChange w:id="173" w:author="Abdul Ghanni" w:date="2015-10-14T19:59:00Z">
            <w:rPr/>
          </w:rPrChange>
        </w:rPr>
      </w:pPr>
      <w:del w:id="174" w:author="Abdul Ghanni" w:date="2015-10-15T05:37:00Z">
        <w:r w:rsidRPr="004046EE" w:rsidDel="003A4469">
          <w:rPr>
            <w:sz w:val="24"/>
            <w:szCs w:val="24"/>
            <w:rPrChange w:id="175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76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77" w:author="Abdul Ghanni" w:date="2015-10-14T19:59:00Z">
              <w:rPr>
                <w:noProof/>
              </w:rPr>
            </w:rPrChange>
          </w:rPr>
          <w:fldChar w:fldCharType="separate"/>
        </w:r>
        <w:r w:rsidR="006716BD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78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10.Lupa Password</w:delText>
        </w:r>
        <w:r w:rsidR="006716BD" w:rsidRPr="004046EE" w:rsidDel="003A4469">
          <w:rPr>
            <w:noProof/>
            <w:webHidden/>
            <w:sz w:val="24"/>
            <w:szCs w:val="24"/>
            <w:rPrChange w:id="179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80" w:author="Abdul Ghanni" w:date="2015-10-14T19:59:00Z">
              <w:rPr>
                <w:noProof/>
              </w:rPr>
            </w:rPrChange>
          </w:rPr>
          <w:fldChar w:fldCharType="end"/>
        </w:r>
        <w:r w:rsidR="00017538" w:rsidRPr="004046EE" w:rsidDel="003A4469">
          <w:rPr>
            <w:sz w:val="24"/>
            <w:szCs w:val="24"/>
            <w:rPrChange w:id="181" w:author="Abdul Ghanni" w:date="2015-10-14T19:59:00Z">
              <w:rPr/>
            </w:rPrChange>
          </w:rPr>
          <w:delText>39</w:delText>
        </w:r>
      </w:del>
    </w:p>
    <w:bookmarkEnd w:id="62"/>
    <w:bookmarkEnd w:id="63"/>
    <w:p w:rsidR="006716BD" w:rsidRDefault="006716BD" w:rsidP="00897511">
      <w:pPr>
        <w:rPr>
          <w:ins w:id="182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3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4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5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6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7" w:author="Abdul Ghanni" w:date="2015-10-15T05:38:00Z"/>
          <w:sz w:val="24"/>
          <w:szCs w:val="24"/>
          <w:lang w:val="id-ID" w:eastAsia="ja-JP"/>
        </w:rPr>
      </w:pPr>
    </w:p>
    <w:p w:rsidR="003A4469" w:rsidRPr="004046EE" w:rsidRDefault="003A4469" w:rsidP="00897511">
      <w:pPr>
        <w:rPr>
          <w:sz w:val="24"/>
          <w:szCs w:val="24"/>
          <w:lang w:val="id-ID" w:eastAsia="ja-JP"/>
          <w:rPrChange w:id="188" w:author="Abdul Ghanni" w:date="2015-10-14T19:59:00Z">
            <w:rPr>
              <w:lang w:val="id-ID" w:eastAsia="ja-JP"/>
            </w:rPr>
          </w:rPrChange>
        </w:rPr>
      </w:pPr>
    </w:p>
    <w:p w:rsidR="00897511" w:rsidRPr="004046EE" w:rsidRDefault="00897511" w:rsidP="00897511">
      <w:pPr>
        <w:rPr>
          <w:sz w:val="24"/>
          <w:szCs w:val="24"/>
          <w:lang w:val="id-ID" w:eastAsia="ja-JP"/>
          <w:rPrChange w:id="189" w:author="Abdul Ghanni" w:date="2015-10-14T19:59:00Z">
            <w:rPr>
              <w:lang w:val="id-ID" w:eastAsia="ja-JP"/>
            </w:rPr>
          </w:rPrChange>
        </w:rPr>
      </w:pPr>
    </w:p>
    <w:p w:rsidR="00EC0287" w:rsidRPr="004046EE" w:rsidRDefault="00EC0287" w:rsidP="00EC0287">
      <w:pPr>
        <w:rPr>
          <w:sz w:val="24"/>
          <w:szCs w:val="24"/>
          <w:lang w:eastAsia="ja-JP"/>
          <w:rPrChange w:id="190" w:author="Abdul Ghanni" w:date="2015-10-14T19:59:00Z">
            <w:rPr>
              <w:lang w:eastAsia="ja-JP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1" w:author="Abdul Ghanni" w:date="2015-10-14T19:59:00Z">
            <w:rPr>
              <w:b/>
            </w:rPr>
          </w:rPrChange>
        </w:rPr>
      </w:pPr>
      <w:r w:rsidRPr="004046EE">
        <w:rPr>
          <w:rFonts w:cs="Tahoma"/>
          <w:b/>
          <w:sz w:val="24"/>
          <w:szCs w:val="24"/>
          <w:rPrChange w:id="192" w:author="Abdul Ghanni" w:date="2015-10-14T19:59:00Z">
            <w:rPr>
              <w:rFonts w:cs="Tahoma"/>
              <w:b/>
            </w:rPr>
          </w:rPrChange>
        </w:rPr>
        <w:fldChar w:fldCharType="end"/>
      </w:r>
    </w:p>
    <w:p w:rsidR="003702F5" w:rsidRPr="004046EE" w:rsidRDefault="00F971B0" w:rsidP="00F971B0">
      <w:pPr>
        <w:tabs>
          <w:tab w:val="left" w:pos="2617"/>
        </w:tabs>
        <w:spacing w:line="240" w:lineRule="auto"/>
        <w:rPr>
          <w:b/>
          <w:sz w:val="24"/>
          <w:szCs w:val="24"/>
          <w:rPrChange w:id="193" w:author="Abdul Ghanni" w:date="2015-10-14T19:59:00Z">
            <w:rPr>
              <w:b/>
            </w:rPr>
          </w:rPrChange>
        </w:rPr>
      </w:pPr>
      <w:r w:rsidRPr="004046EE">
        <w:rPr>
          <w:b/>
          <w:sz w:val="24"/>
          <w:szCs w:val="24"/>
          <w:rPrChange w:id="194" w:author="Abdul Ghanni" w:date="2015-10-14T19:59:00Z">
            <w:rPr>
              <w:b/>
            </w:rPr>
          </w:rPrChange>
        </w:rPr>
        <w:tab/>
      </w: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5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6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7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8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199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200" w:author="Abdul Ghanni" w:date="2015-10-14T19:59:00Z">
            <w:rPr>
              <w:b/>
              <w:lang w:val="id-ID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01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Pr="004046EE" w:rsidDel="001A070D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del w:id="202" w:author="Abdul Ghanni" w:date="2015-10-19T20:08:00Z"/>
          <w:b/>
          <w:sz w:val="24"/>
          <w:szCs w:val="24"/>
          <w:rPrChange w:id="203" w:author="Abdul Ghanni" w:date="2015-10-14T19:59:00Z">
            <w:rPr>
              <w:del w:id="204" w:author="Abdul Ghanni" w:date="2015-10-19T20:08:00Z"/>
              <w:b/>
              <w:sz w:val="28"/>
              <w:szCs w:val="28"/>
            </w:rPr>
          </w:rPrChange>
        </w:rPr>
      </w:pPr>
    </w:p>
    <w:p w:rsidR="00EC0287" w:rsidRPr="004046EE" w:rsidDel="001A070D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del w:id="205" w:author="Abdul Ghanni" w:date="2015-10-19T20:08:00Z"/>
          <w:b/>
          <w:sz w:val="24"/>
          <w:szCs w:val="24"/>
          <w:rPrChange w:id="206" w:author="Abdul Ghanni" w:date="2015-10-14T19:59:00Z">
            <w:rPr>
              <w:del w:id="207" w:author="Abdul Ghanni" w:date="2015-10-19T20:08:00Z"/>
              <w:b/>
              <w:sz w:val="28"/>
              <w:szCs w:val="28"/>
            </w:rPr>
          </w:rPrChange>
        </w:rPr>
      </w:pPr>
    </w:p>
    <w:p w:rsidR="003A4469" w:rsidRPr="004046EE" w:rsidRDefault="003A4469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08" w:author="Abdul Ghanni" w:date="2015-10-14T19:59:00Z">
            <w:rPr>
              <w:b/>
              <w:sz w:val="28"/>
              <w:szCs w:val="28"/>
            </w:rPr>
          </w:rPrChange>
        </w:rPr>
      </w:pPr>
    </w:p>
    <w:p w:rsidR="009D066A" w:rsidRDefault="009D066A" w:rsidP="003F6D4F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ins w:id="209" w:author="Abdul Ghanni" w:date="2015-10-19T12:37:00Z"/>
          <w:b/>
          <w:sz w:val="24"/>
          <w:szCs w:val="24"/>
          <w:lang w:val="id-ID"/>
        </w:rPr>
      </w:pPr>
      <w:bookmarkStart w:id="210" w:name="OLE_LINK55"/>
      <w:bookmarkStart w:id="211" w:name="OLE_LINK56"/>
      <w:ins w:id="212" w:author="Abdul Ghanni" w:date="2015-10-19T12:37:00Z">
        <w:r>
          <w:rPr>
            <w:b/>
            <w:sz w:val="24"/>
            <w:szCs w:val="24"/>
            <w:lang w:val="id-ID"/>
          </w:rPr>
          <w:lastRenderedPageBreak/>
          <w:t>Perjalanan Dinas</w:t>
        </w:r>
      </w:ins>
    </w:p>
    <w:p w:rsidR="009D066A" w:rsidRDefault="009D066A">
      <w:pPr>
        <w:spacing w:after="0" w:line="240" w:lineRule="auto"/>
        <w:ind w:left="810"/>
        <w:rPr>
          <w:ins w:id="213" w:author="Abdul Ghanni" w:date="2015-10-19T12:39:00Z"/>
          <w:sz w:val="24"/>
          <w:szCs w:val="24"/>
          <w:lang w:val="id-ID"/>
        </w:rPr>
        <w:pPrChange w:id="214" w:author="Abdul Ghanni" w:date="2015-10-19T12:40:00Z">
          <w:pPr>
            <w:spacing w:after="0" w:line="240" w:lineRule="auto"/>
          </w:pPr>
        </w:pPrChange>
      </w:pPr>
      <w:bookmarkStart w:id="215" w:name="OLE_LINK1"/>
      <w:bookmarkStart w:id="216" w:name="OLE_LINK2"/>
      <w:ins w:id="217" w:author="Abdul Ghanni" w:date="2015-10-19T12:39:00Z">
        <w:r>
          <w:rPr>
            <w:sz w:val="24"/>
            <w:szCs w:val="24"/>
            <w:lang w:val="id-ID"/>
          </w:rPr>
          <w:t xml:space="preserve">Langkah mengajukan </w:t>
        </w:r>
      </w:ins>
      <w:ins w:id="218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  <w:ins w:id="219" w:author="Abdul Ghanni" w:date="2015-10-19T12:39:00Z">
        <w:r>
          <w:rPr>
            <w:sz w:val="24"/>
            <w:szCs w:val="24"/>
            <w:lang w:val="id-ID"/>
          </w:rPr>
          <w:t xml:space="preserve"> :</w:t>
        </w:r>
      </w:ins>
    </w:p>
    <w:p w:rsidR="009D066A" w:rsidRDefault="009D066A">
      <w:pPr>
        <w:pStyle w:val="ListParagraph"/>
        <w:numPr>
          <w:ilvl w:val="0"/>
          <w:numId w:val="2"/>
        </w:numPr>
        <w:spacing w:after="0" w:line="240" w:lineRule="auto"/>
        <w:ind w:left="1530"/>
        <w:rPr>
          <w:ins w:id="220" w:author="Abdul Ghanni" w:date="2015-10-19T12:39:00Z"/>
          <w:sz w:val="24"/>
          <w:szCs w:val="24"/>
          <w:lang w:val="id-ID"/>
        </w:rPr>
        <w:pPrChange w:id="22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222" w:author="Abdul Ghanni" w:date="2015-10-19T12:39:00Z">
        <w:r>
          <w:rPr>
            <w:sz w:val="24"/>
            <w:szCs w:val="24"/>
            <w:lang w:val="id-ID"/>
          </w:rPr>
          <w:t xml:space="preserve">Masuk ke menu daftar pengajuan </w:t>
        </w:r>
      </w:ins>
      <w:ins w:id="223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</w:p>
    <w:p w:rsidR="009D066A" w:rsidRDefault="009D066A">
      <w:pPr>
        <w:pStyle w:val="ListParagraph"/>
        <w:numPr>
          <w:ilvl w:val="0"/>
          <w:numId w:val="2"/>
        </w:numPr>
        <w:spacing w:after="0" w:line="240" w:lineRule="auto"/>
        <w:ind w:left="1530"/>
        <w:rPr>
          <w:ins w:id="224" w:author="Abdul Ghanni" w:date="2015-10-19T12:40:00Z"/>
          <w:sz w:val="24"/>
          <w:szCs w:val="24"/>
          <w:lang w:val="id-ID"/>
        </w:rPr>
        <w:pPrChange w:id="22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226" w:author="Abdul Ghanni" w:date="2015-10-19T12:39:00Z">
        <w:r>
          <w:rPr>
            <w:sz w:val="24"/>
            <w:szCs w:val="24"/>
            <w:lang w:val="id-ID"/>
          </w:rPr>
          <w:t xml:space="preserve">Tekan tombol </w:t>
        </w:r>
        <w:proofErr w:type="spellStart"/>
        <w:r>
          <w:rPr>
            <w:sz w:val="24"/>
            <w:szCs w:val="24"/>
            <w:lang w:val="id-ID"/>
          </w:rPr>
          <w:t>add</w:t>
        </w:r>
        <w:proofErr w:type="spellEnd"/>
        <w:r>
          <w:rPr>
            <w:sz w:val="24"/>
            <w:szCs w:val="24"/>
            <w:lang w:val="id-ID"/>
          </w:rPr>
          <w:t xml:space="preserve"> yang ada di pojok kanan atas halaman daftar pengajuan</w:t>
        </w:r>
        <w:bookmarkEnd w:id="210"/>
        <w:bookmarkEnd w:id="211"/>
        <w:r>
          <w:rPr>
            <w:sz w:val="24"/>
            <w:szCs w:val="24"/>
            <w:lang w:val="id-ID"/>
          </w:rPr>
          <w:t xml:space="preserve"> </w:t>
        </w:r>
      </w:ins>
      <w:ins w:id="227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</w:p>
    <w:p w:rsidR="009D066A" w:rsidRDefault="00D0723D">
      <w:pPr>
        <w:spacing w:after="0" w:line="240" w:lineRule="auto"/>
        <w:rPr>
          <w:ins w:id="228" w:author="Abdul Ghanni" w:date="2015-10-19T18:58:00Z"/>
          <w:sz w:val="24"/>
          <w:szCs w:val="24"/>
          <w:lang w:val="id-ID"/>
        </w:rPr>
        <w:pPrChange w:id="229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230" w:author="Abdul Ghanni" w:date="2015-10-19T12:49:00Z">
        <w:r>
          <w:rPr>
            <w:sz w:val="24"/>
            <w:szCs w:val="24"/>
            <w:lang w:val="id-ID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67.7pt;height:103.3pt">
              <v:imagedata r:id="rId7" o:title="1" cropbottom="46115f"/>
            </v:shape>
          </w:pict>
        </w:r>
      </w:ins>
    </w:p>
    <w:p w:rsidR="009D64AA" w:rsidRDefault="009A03BA">
      <w:pPr>
        <w:spacing w:after="0" w:line="240" w:lineRule="auto"/>
        <w:jc w:val="center"/>
        <w:rPr>
          <w:ins w:id="231" w:author="Abdul Ghanni" w:date="2015-10-19T19:59:00Z"/>
          <w:i/>
          <w:szCs w:val="24"/>
          <w:lang w:val="id-ID"/>
        </w:rPr>
        <w:pPrChange w:id="232" w:author="Abdul Ghanni" w:date="2015-10-19T19:59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bookmarkStart w:id="233" w:name="OLE_LINK39"/>
      <w:bookmarkStart w:id="234" w:name="OLE_LINK40"/>
      <w:bookmarkStart w:id="235" w:name="OLE_LINK41"/>
      <w:bookmarkStart w:id="236" w:name="OLE_LINK42"/>
      <w:bookmarkStart w:id="237" w:name="OLE_LINK43"/>
      <w:bookmarkStart w:id="238" w:name="OLE_LINK44"/>
      <w:bookmarkStart w:id="239" w:name="OLE_LINK45"/>
      <w:bookmarkStart w:id="240" w:name="OLE_LINK46"/>
      <w:bookmarkStart w:id="241" w:name="OLE_LINK47"/>
      <w:bookmarkStart w:id="242" w:name="OLE_LINK48"/>
      <w:bookmarkStart w:id="243" w:name="OLE_LINK49"/>
      <w:bookmarkStart w:id="244" w:name="OLE_LINK50"/>
      <w:bookmarkStart w:id="245" w:name="OLE_LINK51"/>
      <w:bookmarkStart w:id="246" w:name="OLE_LINK52"/>
      <w:bookmarkStart w:id="247" w:name="OLE_LINK75"/>
      <w:ins w:id="248" w:author="Abdul Ghanni" w:date="2015-10-19T18:58:00Z">
        <w:r w:rsidRPr="009A03BA">
          <w:rPr>
            <w:i/>
            <w:szCs w:val="24"/>
            <w:lang w:val="id-ID"/>
            <w:rPrChange w:id="249" w:author="Abdul Ghanni" w:date="2015-10-19T18:58:00Z">
              <w:rPr>
                <w:sz w:val="24"/>
                <w:szCs w:val="24"/>
                <w:lang w:val="id-ID"/>
              </w:rPr>
            </w:rPrChange>
          </w:rPr>
          <w:t>Gambar 1.1</w:t>
        </w:r>
      </w:ins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234E83" w:rsidRPr="00234E83" w:rsidRDefault="00234E83">
      <w:pPr>
        <w:spacing w:after="0" w:line="240" w:lineRule="auto"/>
        <w:jc w:val="center"/>
        <w:rPr>
          <w:ins w:id="250" w:author="Abdul Ghanni" w:date="2015-10-19T12:49:00Z"/>
          <w:i/>
          <w:szCs w:val="24"/>
          <w:lang w:val="id-ID"/>
          <w:rPrChange w:id="251" w:author="Abdul Ghanni" w:date="2015-10-19T19:59:00Z">
            <w:rPr>
              <w:ins w:id="252" w:author="Abdul Ghanni" w:date="2015-10-19T12:49:00Z"/>
              <w:sz w:val="24"/>
              <w:szCs w:val="24"/>
              <w:lang w:val="id-ID"/>
            </w:rPr>
          </w:rPrChange>
        </w:rPr>
        <w:pPrChange w:id="253" w:author="Abdul Ghanni" w:date="2015-10-19T19:59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5C0C34" w:rsidRDefault="005C0C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ins w:id="254" w:author="Abdul Ghanni" w:date="2015-10-19T12:53:00Z"/>
          <w:sz w:val="24"/>
          <w:szCs w:val="24"/>
          <w:lang w:val="id-ID"/>
        </w:rPr>
        <w:pPrChange w:id="255" w:author="Abdul Ghanni" w:date="2015-10-19T12:53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bookmarkStart w:id="256" w:name="OLE_LINK57"/>
      <w:bookmarkStart w:id="257" w:name="OLE_LINK58"/>
      <w:ins w:id="258" w:author="Abdul Ghanni" w:date="2015-10-19T12:53:00Z">
        <w:r>
          <w:rPr>
            <w:sz w:val="24"/>
            <w:szCs w:val="24"/>
            <w:lang w:val="id-ID"/>
          </w:rPr>
          <w:t xml:space="preserve">Isi Semua data yang dibutuhkan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</w:t>
        </w:r>
      </w:ins>
      <w:ins w:id="259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  <w:ins w:id="260" w:author="Abdul Ghanni" w:date="2015-10-19T12:53:00Z">
        <w:r>
          <w:rPr>
            <w:sz w:val="24"/>
            <w:szCs w:val="24"/>
            <w:lang w:val="id-ID"/>
          </w:rPr>
          <w:t xml:space="preserve"> dan pilih atasan yang diperlukan untuk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(Untuk HRD sudah otomatis terisi, jadi tidak perlu memilih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untuk HRD), atasan langsung wajib diisi, sedangkan atasan langsung dan lainnya diisi hanya jika diperlukan.</w:t>
        </w:r>
      </w:ins>
    </w:p>
    <w:p w:rsidR="005C0C34" w:rsidRDefault="005C0C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ins w:id="261" w:author="Abdul Ghanni" w:date="2015-10-19T13:00:00Z"/>
          <w:sz w:val="24"/>
          <w:szCs w:val="24"/>
          <w:lang w:val="id-ID"/>
        </w:rPr>
        <w:pPrChange w:id="262" w:author="Abdul Ghanni" w:date="2015-10-19T12:53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263" w:author="Abdul Ghanni" w:date="2015-10-19T12:53:00Z">
        <w:r>
          <w:rPr>
            <w:sz w:val="24"/>
            <w:szCs w:val="24"/>
            <w:lang w:val="id-ID"/>
          </w:rPr>
          <w:t xml:space="preserve">Jika semua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</w:t>
        </w:r>
      </w:ins>
      <w:ins w:id="264" w:author="Abdul Ghanni" w:date="2015-10-19T19:05:00Z">
        <w:r w:rsidR="00F435E9">
          <w:rPr>
            <w:sz w:val="24"/>
            <w:szCs w:val="24"/>
            <w:lang w:val="id-ID"/>
          </w:rPr>
          <w:t>data</w:t>
        </w:r>
      </w:ins>
      <w:ins w:id="265" w:author="Abdul Ghanni" w:date="2015-10-19T19:04:00Z">
        <w:r w:rsidR="00F435E9">
          <w:rPr>
            <w:sz w:val="24"/>
            <w:szCs w:val="24"/>
            <w:lang w:val="id-ID"/>
          </w:rPr>
          <w:t xml:space="preserve"> Setelah itu </w:t>
        </w:r>
      </w:ins>
      <w:ins w:id="266" w:author="Abdul Ghanni" w:date="2015-10-19T19:05:00Z">
        <w:r w:rsidR="00F435E9">
          <w:rPr>
            <w:sz w:val="24"/>
            <w:szCs w:val="24"/>
            <w:lang w:val="id-ID"/>
          </w:rPr>
          <w:t>Anda</w:t>
        </w:r>
      </w:ins>
      <w:ins w:id="267" w:author="Abdul Ghanni" w:date="2015-10-19T19:04:00Z">
        <w:r w:rsidR="00F435E9">
          <w:rPr>
            <w:sz w:val="24"/>
            <w:szCs w:val="24"/>
            <w:lang w:val="id-ID"/>
          </w:rPr>
          <w:t xml:space="preserve"> </w:t>
        </w:r>
      </w:ins>
      <w:ins w:id="268" w:author="Abdul Ghanni" w:date="2015-10-19T19:05:00Z">
        <w:r w:rsidR="00F435E9">
          <w:rPr>
            <w:sz w:val="24"/>
            <w:szCs w:val="24"/>
            <w:lang w:val="id-ID"/>
          </w:rPr>
          <w:t xml:space="preserve">akan diarahkan ke </w:t>
        </w:r>
        <w:proofErr w:type="spellStart"/>
        <w:r w:rsidR="00F435E9">
          <w:rPr>
            <w:sz w:val="24"/>
            <w:szCs w:val="24"/>
            <w:lang w:val="id-ID"/>
          </w:rPr>
          <w:t>form</w:t>
        </w:r>
        <w:proofErr w:type="spellEnd"/>
        <w:r w:rsidR="00F435E9">
          <w:rPr>
            <w:sz w:val="24"/>
            <w:szCs w:val="24"/>
            <w:lang w:val="id-ID"/>
          </w:rPr>
          <w:t xml:space="preserve"> </w:t>
        </w:r>
        <w:proofErr w:type="spellStart"/>
        <w:r w:rsidR="00F435E9">
          <w:rPr>
            <w:sz w:val="24"/>
            <w:szCs w:val="24"/>
            <w:lang w:val="id-ID"/>
          </w:rPr>
          <w:t>input</w:t>
        </w:r>
        <w:proofErr w:type="spellEnd"/>
        <w:r w:rsidR="00F435E9">
          <w:rPr>
            <w:sz w:val="24"/>
            <w:szCs w:val="24"/>
            <w:lang w:val="id-ID"/>
          </w:rPr>
          <w:t xml:space="preserve"> biaya.</w:t>
        </w:r>
      </w:ins>
    </w:p>
    <w:bookmarkEnd w:id="256"/>
    <w:bookmarkEnd w:id="257"/>
    <w:p w:rsidR="009D64AA" w:rsidRDefault="009D64AA">
      <w:pPr>
        <w:pStyle w:val="ListParagraph"/>
        <w:spacing w:after="0" w:line="240" w:lineRule="auto"/>
        <w:jc w:val="both"/>
        <w:rPr>
          <w:ins w:id="269" w:author="Abdul Ghanni" w:date="2015-10-19T13:00:00Z"/>
          <w:sz w:val="24"/>
          <w:szCs w:val="24"/>
          <w:lang w:val="id-ID"/>
        </w:rPr>
        <w:pPrChange w:id="270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9D64AA" w:rsidRDefault="00D0723D">
      <w:pPr>
        <w:pStyle w:val="ListParagraph"/>
        <w:spacing w:after="0" w:line="240" w:lineRule="auto"/>
        <w:jc w:val="both"/>
        <w:rPr>
          <w:ins w:id="271" w:author="Abdul Ghanni" w:date="2015-10-19T18:59:00Z"/>
          <w:sz w:val="24"/>
          <w:szCs w:val="24"/>
          <w:lang w:val="id-ID"/>
        </w:rPr>
        <w:pPrChange w:id="272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273" w:author="Abdul Ghanni" w:date="2015-10-19T14:01:00Z">
        <w:r>
          <w:rPr>
            <w:sz w:val="24"/>
            <w:szCs w:val="24"/>
            <w:lang w:val="id-ID"/>
          </w:rPr>
          <w:pict>
            <v:shape id="_x0000_i1026" type="#_x0000_t75" style="width:467.7pt;height:272.95pt">
              <v:imagedata r:id="rId8" o:title="2" cropbottom="14235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274" w:author="Abdul Ghanni" w:date="2015-10-19T18:59:00Z"/>
          <w:i/>
          <w:szCs w:val="24"/>
          <w:lang w:val="id-ID"/>
        </w:rPr>
      </w:pPr>
      <w:ins w:id="275" w:author="Abdul Ghanni" w:date="2015-10-19T18:59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2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276" w:author="Abdul Ghanni" w:date="2015-10-19T14:04:00Z"/>
          <w:sz w:val="24"/>
          <w:szCs w:val="24"/>
          <w:lang w:val="id-ID"/>
        </w:rPr>
        <w:pPrChange w:id="277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0B60FC" w:rsidRDefault="000B60FC">
      <w:pPr>
        <w:pStyle w:val="ListParagraph"/>
        <w:spacing w:after="0" w:line="240" w:lineRule="auto"/>
        <w:jc w:val="both"/>
        <w:rPr>
          <w:ins w:id="278" w:author="Abdul Ghanni" w:date="2015-10-19T14:04:00Z"/>
          <w:sz w:val="24"/>
          <w:szCs w:val="24"/>
          <w:lang w:val="id-ID"/>
        </w:rPr>
        <w:pPrChange w:id="279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0B60FC" w:rsidRDefault="00D0723D">
      <w:pPr>
        <w:pStyle w:val="ListParagraph"/>
        <w:spacing w:after="0" w:line="240" w:lineRule="auto"/>
        <w:jc w:val="both"/>
        <w:rPr>
          <w:ins w:id="280" w:author="Abdul Ghanni" w:date="2015-10-19T18:59:00Z"/>
          <w:sz w:val="24"/>
          <w:szCs w:val="24"/>
          <w:lang w:val="id-ID"/>
        </w:rPr>
        <w:pPrChange w:id="281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282" w:author="Abdul Ghanni" w:date="2015-10-19T20:21:00Z">
        <w:r w:rsidRPr="00D0723D">
          <w:rPr>
            <w:sz w:val="24"/>
            <w:szCs w:val="24"/>
            <w:lang w:val="id-ID"/>
          </w:rPr>
          <w:lastRenderedPageBreak/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4834E34D" wp14:editId="3000E2D5">
                  <wp:simplePos x="0" y="0"/>
                  <wp:positionH relativeFrom="column">
                    <wp:posOffset>4786105</wp:posOffset>
                  </wp:positionH>
                  <wp:positionV relativeFrom="paragraph">
                    <wp:posOffset>723155</wp:posOffset>
                  </wp:positionV>
                  <wp:extent cx="389614" cy="278296"/>
                  <wp:effectExtent l="0" t="0" r="10795" b="26670"/>
                  <wp:wrapNone/>
                  <wp:docPr id="11" name="Rectangle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614" cy="2782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 w:rsidP="00D0723D">
                              <w:pPr>
                                <w:jc w:val="center"/>
                                <w:rPr>
                                  <w:lang w:val="id-ID"/>
                                  <w:rPrChange w:id="283" w:author="Abdul Ghanni" w:date="2015-10-19T20:20:00Z">
                                    <w:rPr/>
                                  </w:rPrChange>
                                </w:rPr>
                                <w:pPrChange w:id="284" w:author="Abdul Ghanni" w:date="2015-10-19T20:20:00Z">
                                  <w:pPr/>
                                </w:pPrChange>
                              </w:pPr>
                              <w:ins w:id="285" w:author="Abdul Ghanni" w:date="2015-10-19T20:21:00Z">
                                <w:r>
                                  <w:rPr>
                                    <w:lang w:val="id-ID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834E34D" id="Rectangle 11" o:spid="_x0000_s1026" style="position:absolute;left:0;text-align:left;margin-left:376.85pt;margin-top:56.95pt;width:30.7pt;height:2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286" w:author="Abdul Ghanni" w:date="2015-10-19T20:20:00Z">
                              <w:rPr/>
                            </w:rPrChange>
                          </w:rPr>
                          <w:pPrChange w:id="287" w:author="Abdul Ghanni" w:date="2015-10-19T20:20:00Z">
                            <w:pPr/>
                          </w:pPrChange>
                        </w:pPr>
                        <w:ins w:id="288" w:author="Abdul Ghanni" w:date="2015-10-19T20:21:00Z">
                          <w:r>
                            <w:rPr>
                              <w:lang w:val="id-ID"/>
                            </w:rPr>
                            <w:t>2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7617F8B2" wp14:editId="10ACADF1">
                  <wp:simplePos x="0" y="0"/>
                  <wp:positionH relativeFrom="column">
                    <wp:posOffset>4428794</wp:posOffset>
                  </wp:positionH>
                  <wp:positionV relativeFrom="paragraph">
                    <wp:posOffset>806671</wp:posOffset>
                  </wp:positionV>
                  <wp:extent cx="278130" cy="142875"/>
                  <wp:effectExtent l="19050" t="19050" r="26670" b="47625"/>
                  <wp:wrapNone/>
                  <wp:docPr id="10" name="Right Arrow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10800000"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E708F59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0" o:spid="_x0000_s1026" type="#_x0000_t13" style="position:absolute;margin-left:348.7pt;margin-top:63.5pt;width:21.9pt;height:11.25pt;rotation:18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" adj="16052" fillcolor="#ed7d31 [3205]" strokecolor="#5b9bd5 [3204]" strokeweight="1pt"/>
              </w:pict>
            </mc:Fallback>
          </mc:AlternateContent>
        </w:r>
      </w:ins>
      <w:ins w:id="289" w:author="Abdul Ghanni" w:date="2015-10-19T20:20:00Z">
        <w:r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1818617E" wp14:editId="7A60CD60">
                  <wp:simplePos x="0" y="0"/>
                  <wp:positionH relativeFrom="column">
                    <wp:posOffset>4714240</wp:posOffset>
                  </wp:positionH>
                  <wp:positionV relativeFrom="paragraph">
                    <wp:posOffset>5044440</wp:posOffset>
                  </wp:positionV>
                  <wp:extent cx="278130" cy="142875"/>
                  <wp:effectExtent l="0" t="19050" r="45720" b="47625"/>
                  <wp:wrapNone/>
                  <wp:docPr id="8" name="Right Arrow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4600D4AC" id="Right Arrow 8" o:spid="_x0000_s1026" type="#_x0000_t13" style="position:absolute;margin-left:371.2pt;margin-top:397.2pt;width:21.9pt;height:11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" adj="16052" fillcolor="#ed7d31 [3205]" strokecolor="#5b9bd5 [3204]" strokeweight="1pt"/>
              </w:pict>
            </mc:Fallback>
          </mc:AlternateContent>
        </w:r>
        <w:r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04F1FE4F" wp14:editId="52B5D99D">
                  <wp:simplePos x="0" y="0"/>
                  <wp:positionH relativeFrom="column">
                    <wp:posOffset>4268967</wp:posOffset>
                  </wp:positionH>
                  <wp:positionV relativeFrom="paragraph">
                    <wp:posOffset>4969234</wp:posOffset>
                  </wp:positionV>
                  <wp:extent cx="389255" cy="278130"/>
                  <wp:effectExtent l="0" t="0" r="10795" b="26670"/>
                  <wp:wrapNone/>
                  <wp:docPr id="9" name="Rectangle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255" cy="278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 w:rsidP="00D0723D">
                              <w:pPr>
                                <w:jc w:val="center"/>
                                <w:rPr>
                                  <w:lang w:val="id-ID"/>
                                  <w:rPrChange w:id="290" w:author="Abdul Ghanni" w:date="2015-10-19T20:20:00Z">
                                    <w:rPr/>
                                  </w:rPrChange>
                                </w:rPr>
                                <w:pPrChange w:id="291" w:author="Abdul Ghanni" w:date="2015-10-19T20:20:00Z">
                                  <w:pPr/>
                                </w:pPrChange>
                              </w:pPr>
                              <w:ins w:id="292" w:author="Abdul Ghanni" w:date="2015-10-19T20:21:00Z">
                                <w:r>
                                  <w:rPr>
                                    <w:lang w:val="id-ID"/>
                                  </w:rPr>
                                  <w:t>4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4F1FE4F" id="Rectangle 9" o:spid="_x0000_s1027" style="position:absolute;left:0;text-align:left;margin-left:336.15pt;margin-top:391.3pt;width:30.65pt;height:2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293" w:author="Abdul Ghanni" w:date="2015-10-19T20:20:00Z">
                              <w:rPr/>
                            </w:rPrChange>
                          </w:rPr>
                          <w:pPrChange w:id="294" w:author="Abdul Ghanni" w:date="2015-10-19T20:20:00Z">
                            <w:pPr/>
                          </w:pPrChange>
                        </w:pPr>
                        <w:ins w:id="295" w:author="Abdul Ghanni" w:date="2015-10-19T20:21:00Z">
                          <w:r>
                            <w:rPr>
                              <w:lang w:val="id-ID"/>
                            </w:rPr>
                            <w:t>4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818617E" wp14:editId="7A60CD60">
                  <wp:simplePos x="0" y="0"/>
                  <wp:positionH relativeFrom="column">
                    <wp:posOffset>2115185</wp:posOffset>
                  </wp:positionH>
                  <wp:positionV relativeFrom="paragraph">
                    <wp:posOffset>3526155</wp:posOffset>
                  </wp:positionV>
                  <wp:extent cx="278130" cy="142875"/>
                  <wp:effectExtent l="0" t="19050" r="45720" b="47625"/>
                  <wp:wrapNone/>
                  <wp:docPr id="6" name="Right Arrow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F142313" id="Right Arrow 6" o:spid="_x0000_s1026" type="#_x0000_t13" style="position:absolute;margin-left:166.55pt;margin-top:277.65pt;width:21.9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" adj="16052" fillcolor="#ed7d31 [3205]" strokecolor="#5b9bd5 [3204]" strokeweight="1pt"/>
              </w:pict>
            </mc:Fallback>
          </mc:AlternateContent>
        </w:r>
        <w:r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04F1FE4F" wp14:editId="52B5D99D">
                  <wp:simplePos x="0" y="0"/>
                  <wp:positionH relativeFrom="column">
                    <wp:posOffset>1669774</wp:posOffset>
                  </wp:positionH>
                  <wp:positionV relativeFrom="paragraph">
                    <wp:posOffset>3450866</wp:posOffset>
                  </wp:positionV>
                  <wp:extent cx="389614" cy="278296"/>
                  <wp:effectExtent l="0" t="0" r="10795" b="26670"/>
                  <wp:wrapNone/>
                  <wp:docPr id="7" name="Rectangle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614" cy="2782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 w:rsidP="00D0723D">
                              <w:pPr>
                                <w:jc w:val="center"/>
                                <w:rPr>
                                  <w:lang w:val="id-ID"/>
                                  <w:rPrChange w:id="296" w:author="Abdul Ghanni" w:date="2015-10-19T20:20:00Z">
                                    <w:rPr/>
                                  </w:rPrChange>
                                </w:rPr>
                                <w:pPrChange w:id="297" w:author="Abdul Ghanni" w:date="2015-10-19T20:20:00Z">
                                  <w:pPr/>
                                </w:pPrChange>
                              </w:pPr>
                              <w:ins w:id="298" w:author="Abdul Ghanni" w:date="2015-10-19T20:21:00Z">
                                <w:r>
                                  <w:rPr>
                                    <w:lang w:val="id-ID"/>
                                  </w:rPr>
                                  <w:t>3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4F1FE4F" id="Rectangle 7" o:spid="_x0000_s1028" style="position:absolute;left:0;text-align:left;margin-left:131.5pt;margin-top:271.7pt;width:30.7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299" w:author="Abdul Ghanni" w:date="2015-10-19T20:20:00Z">
                              <w:rPr/>
                            </w:rPrChange>
                          </w:rPr>
                          <w:pPrChange w:id="300" w:author="Abdul Ghanni" w:date="2015-10-19T20:20:00Z">
                            <w:pPr/>
                          </w:pPrChange>
                        </w:pPr>
                        <w:ins w:id="301" w:author="Abdul Ghanni" w:date="2015-10-19T20:21:00Z">
                          <w:r>
                            <w:rPr>
                              <w:lang w:val="id-ID"/>
                            </w:rPr>
                            <w:t>3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2862028</wp:posOffset>
                  </wp:positionH>
                  <wp:positionV relativeFrom="paragraph">
                    <wp:posOffset>738864</wp:posOffset>
                  </wp:positionV>
                  <wp:extent cx="389614" cy="278296"/>
                  <wp:effectExtent l="0" t="0" r="10795" b="26670"/>
                  <wp:wrapNone/>
                  <wp:docPr id="4" name="Rectangle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614" cy="2782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 w:rsidP="00D0723D">
                              <w:pPr>
                                <w:jc w:val="center"/>
                                <w:rPr>
                                  <w:lang w:val="id-ID"/>
                                  <w:rPrChange w:id="302" w:author="Abdul Ghanni" w:date="2015-10-19T20:20:00Z">
                                    <w:rPr/>
                                  </w:rPrChange>
                                </w:rPr>
                                <w:pPrChange w:id="303" w:author="Abdul Ghanni" w:date="2015-10-19T20:20:00Z">
                                  <w:pPr/>
                                </w:pPrChange>
                              </w:pPr>
                              <w:ins w:id="304" w:author="Abdul Ghanni" w:date="2015-10-19T20:20:00Z">
                                <w:r>
                                  <w:rPr>
                                    <w:lang w:val="id-ID"/>
                                  </w:rPr>
                                  <w:t>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Rectangle 4" o:spid="_x0000_s1029" style="position:absolute;left:0;text-align:left;margin-left:225.35pt;margin-top:58.2pt;width:30.7pt;height:2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305" w:author="Abdul Ghanni" w:date="2015-10-19T20:20:00Z">
                              <w:rPr/>
                            </w:rPrChange>
                          </w:rPr>
                          <w:pPrChange w:id="306" w:author="Abdul Ghanni" w:date="2015-10-19T20:20:00Z">
                            <w:pPr/>
                          </w:pPrChange>
                        </w:pPr>
                        <w:ins w:id="307" w:author="Abdul Ghanni" w:date="2015-10-19T20:20:00Z">
                          <w:r>
                            <w:rPr>
                              <w:lang w:val="id-ID"/>
                            </w:rPr>
                            <w:t>1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3307743</wp:posOffset>
                  </wp:positionH>
                  <wp:positionV relativeFrom="paragraph">
                    <wp:posOffset>795130</wp:posOffset>
                  </wp:positionV>
                  <wp:extent cx="278295" cy="143124"/>
                  <wp:effectExtent l="0" t="19050" r="45720" b="47625"/>
                  <wp:wrapNone/>
                  <wp:docPr id="3" name="Right Arrow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295" cy="143124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8BF62BE" id="Right Arrow 3" o:spid="_x0000_s1026" type="#_x0000_t13" style="position:absolute;margin-left:260.45pt;margin-top:62.6pt;width:21.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" adj="16046" fillcolor="#ed7d31 [3205]" strokecolor="#5b9bd5 [3204]" strokeweight="1pt"/>
              </w:pict>
            </mc:Fallback>
          </mc:AlternateContent>
        </w:r>
      </w:ins>
      <w:ins w:id="308" w:author="Abdul Ghanni" w:date="2015-10-19T14:04:00Z">
        <w:r>
          <w:rPr>
            <w:sz w:val="24"/>
            <w:szCs w:val="24"/>
            <w:lang w:val="id-ID"/>
          </w:rPr>
          <w:pict>
            <v:shape id="_x0000_i1027" type="#_x0000_t75" style="width:467.7pt;height:418.85pt">
              <v:imagedata r:id="rId9" o:title="3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309" w:author="Abdul Ghanni" w:date="2015-10-19T20:00:00Z"/>
          <w:i/>
          <w:szCs w:val="24"/>
          <w:lang w:val="id-ID"/>
        </w:rPr>
      </w:pPr>
      <w:ins w:id="310" w:author="Abdul Ghanni" w:date="2015-10-19T18:59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3</w:t>
        </w:r>
      </w:ins>
    </w:p>
    <w:p w:rsidR="00234E83" w:rsidRDefault="00234E83" w:rsidP="009A03BA">
      <w:pPr>
        <w:spacing w:after="0" w:line="240" w:lineRule="auto"/>
        <w:jc w:val="center"/>
        <w:rPr>
          <w:ins w:id="311" w:author="Abdul Ghanni" w:date="2015-10-19T19:03:00Z"/>
          <w:i/>
          <w:szCs w:val="24"/>
          <w:lang w:val="id-ID"/>
        </w:rPr>
      </w:pPr>
    </w:p>
    <w:p w:rsidR="00F435E9" w:rsidRDefault="00F435E9">
      <w:pPr>
        <w:spacing w:after="0" w:line="240" w:lineRule="auto"/>
        <w:ind w:firstLine="720"/>
        <w:rPr>
          <w:ins w:id="312" w:author="Abdul Ghanni" w:date="2015-10-19T19:03:00Z"/>
          <w:szCs w:val="24"/>
          <w:lang w:val="id-ID"/>
        </w:rPr>
        <w:pPrChange w:id="313" w:author="Abdul Ghanni" w:date="2015-10-19T19:03:00Z">
          <w:pPr>
            <w:spacing w:after="0" w:line="240" w:lineRule="auto"/>
            <w:jc w:val="center"/>
          </w:pPr>
        </w:pPrChange>
      </w:pPr>
      <w:ins w:id="314" w:author="Abdul Ghanni" w:date="2015-10-19T19:03:00Z">
        <w:r>
          <w:rPr>
            <w:szCs w:val="24"/>
            <w:lang w:val="id-ID"/>
          </w:rPr>
          <w:t>Keterangan Gambar 1.3 :</w:t>
        </w:r>
      </w:ins>
    </w:p>
    <w:p w:rsid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15" w:author="Abdul Ghanni" w:date="2015-10-19T19:03:00Z"/>
          <w:szCs w:val="24"/>
          <w:lang w:val="id-ID"/>
        </w:rPr>
        <w:pPrChange w:id="316" w:author="Abdul Ghanni" w:date="2015-10-19T19:03:00Z">
          <w:pPr>
            <w:spacing w:after="0" w:line="240" w:lineRule="auto"/>
            <w:jc w:val="center"/>
          </w:pPr>
        </w:pPrChange>
      </w:pPr>
      <w:ins w:id="317" w:author="Abdul Ghanni" w:date="2015-10-19T19:03:00Z">
        <w:r>
          <w:rPr>
            <w:szCs w:val="24"/>
            <w:lang w:val="id-ID"/>
          </w:rPr>
          <w:t xml:space="preserve">Tombol untuk menambah karyawan </w:t>
        </w:r>
        <w:bookmarkStart w:id="318" w:name="OLE_LINK53"/>
        <w:bookmarkStart w:id="319" w:name="OLE_LINK54"/>
        <w:r>
          <w:rPr>
            <w:szCs w:val="24"/>
            <w:lang w:val="id-ID"/>
          </w:rPr>
          <w:t>pelaksana tugas perjalanan dinas</w:t>
        </w:r>
      </w:ins>
      <w:bookmarkEnd w:id="318"/>
      <w:bookmarkEnd w:id="319"/>
      <w:ins w:id="320" w:author="Abdul Ghanni" w:date="2015-10-19T19:04:00Z">
        <w:r>
          <w:rPr>
            <w:szCs w:val="24"/>
            <w:lang w:val="id-ID"/>
          </w:rPr>
          <w:t>.</w:t>
        </w:r>
      </w:ins>
    </w:p>
    <w:p w:rsid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21" w:author="Abdul Ghanni" w:date="2015-10-19T19:04:00Z"/>
          <w:szCs w:val="24"/>
          <w:lang w:val="id-ID"/>
        </w:rPr>
        <w:pPrChange w:id="322" w:author="Abdul Ghanni" w:date="2015-10-19T19:03:00Z">
          <w:pPr>
            <w:spacing w:after="0" w:line="240" w:lineRule="auto"/>
            <w:jc w:val="center"/>
          </w:pPr>
        </w:pPrChange>
      </w:pPr>
      <w:ins w:id="323" w:author="Abdul Ghanni" w:date="2015-10-19T19:03:00Z">
        <w:r>
          <w:rPr>
            <w:szCs w:val="24"/>
            <w:lang w:val="id-ID"/>
          </w:rPr>
          <w:t xml:space="preserve">Tombol untuk menghapus karyawan </w:t>
        </w:r>
      </w:ins>
      <w:ins w:id="324" w:author="Abdul Ghanni" w:date="2015-10-19T19:04:00Z">
        <w:r>
          <w:rPr>
            <w:szCs w:val="24"/>
            <w:lang w:val="id-ID"/>
          </w:rPr>
          <w:t>pelaksana tugas perjalanan dinas.</w:t>
        </w:r>
      </w:ins>
    </w:p>
    <w:p w:rsid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25" w:author="Abdul Ghanni" w:date="2015-10-19T19:04:00Z"/>
          <w:szCs w:val="24"/>
          <w:lang w:val="id-ID"/>
        </w:rPr>
        <w:pPrChange w:id="326" w:author="Abdul Ghanni" w:date="2015-10-19T19:03:00Z">
          <w:pPr>
            <w:spacing w:after="0" w:line="240" w:lineRule="auto"/>
            <w:jc w:val="center"/>
          </w:pPr>
        </w:pPrChange>
      </w:pPr>
      <w:ins w:id="327" w:author="Abdul Ghanni" w:date="2015-10-19T19:04:00Z">
        <w:r>
          <w:rPr>
            <w:szCs w:val="24"/>
            <w:lang w:val="id-ID"/>
          </w:rPr>
          <w:t>Tombol untuk menambah biaya perjalanan dinas</w:t>
        </w:r>
      </w:ins>
    </w:p>
    <w:p w:rsidR="00F435E9" w:rsidRP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28" w:author="Abdul Ghanni" w:date="2015-10-19T18:59:00Z"/>
          <w:szCs w:val="24"/>
          <w:lang w:val="id-ID"/>
          <w:rPrChange w:id="329" w:author="Abdul Ghanni" w:date="2015-10-19T19:03:00Z">
            <w:rPr>
              <w:ins w:id="330" w:author="Abdul Ghanni" w:date="2015-10-19T18:59:00Z"/>
              <w:i/>
              <w:szCs w:val="24"/>
              <w:lang w:val="id-ID"/>
            </w:rPr>
          </w:rPrChange>
        </w:rPr>
        <w:pPrChange w:id="331" w:author="Abdul Ghanni" w:date="2015-10-19T19:03:00Z">
          <w:pPr>
            <w:spacing w:after="0" w:line="240" w:lineRule="auto"/>
            <w:jc w:val="center"/>
          </w:pPr>
        </w:pPrChange>
      </w:pPr>
      <w:ins w:id="332" w:author="Abdul Ghanni" w:date="2015-10-19T19:04:00Z">
        <w:r>
          <w:rPr>
            <w:szCs w:val="24"/>
            <w:lang w:val="id-ID"/>
          </w:rPr>
          <w:t xml:space="preserve">Tombol untuk menyimpan data, dan menuju ke </w:t>
        </w:r>
        <w:proofErr w:type="spellStart"/>
        <w:r>
          <w:rPr>
            <w:szCs w:val="24"/>
            <w:lang w:val="id-ID"/>
          </w:rPr>
          <w:t>form</w:t>
        </w:r>
        <w:proofErr w:type="spellEnd"/>
        <w:r>
          <w:rPr>
            <w:szCs w:val="24"/>
            <w:lang w:val="id-ID"/>
          </w:rPr>
          <w:t xml:space="preserve"> </w:t>
        </w:r>
        <w:proofErr w:type="spellStart"/>
        <w:r>
          <w:rPr>
            <w:szCs w:val="24"/>
            <w:lang w:val="id-ID"/>
          </w:rPr>
          <w:t>input</w:t>
        </w:r>
        <w:proofErr w:type="spellEnd"/>
        <w:r>
          <w:rPr>
            <w:szCs w:val="24"/>
            <w:lang w:val="id-ID"/>
          </w:rPr>
          <w:t xml:space="preserve"> biaya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333" w:author="Abdul Ghanni" w:date="2015-10-19T19:06:00Z"/>
          <w:sz w:val="24"/>
          <w:szCs w:val="24"/>
          <w:lang w:val="id-ID"/>
        </w:rPr>
        <w:pPrChange w:id="334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35" w:author="Abdul Ghanni" w:date="2015-10-19T14:05:00Z"/>
          <w:sz w:val="24"/>
          <w:szCs w:val="24"/>
          <w:lang w:val="id-ID"/>
        </w:rPr>
        <w:pPrChange w:id="336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ED5027">
      <w:pPr>
        <w:pStyle w:val="ListParagraph"/>
        <w:spacing w:after="0" w:line="240" w:lineRule="auto"/>
        <w:jc w:val="both"/>
        <w:rPr>
          <w:ins w:id="337" w:author="Abdul Ghanni" w:date="2015-10-19T19:06:00Z"/>
          <w:sz w:val="24"/>
          <w:szCs w:val="24"/>
          <w:lang w:val="id-ID"/>
        </w:rPr>
        <w:pPrChange w:id="338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39" w:author="Abdul Ghanni" w:date="2015-10-19T19:06:00Z"/>
          <w:sz w:val="24"/>
          <w:szCs w:val="24"/>
          <w:lang w:val="id-ID"/>
        </w:rPr>
        <w:pPrChange w:id="340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41" w:author="Abdul Ghanni" w:date="2015-10-19T19:06:00Z"/>
          <w:sz w:val="24"/>
          <w:szCs w:val="24"/>
          <w:lang w:val="id-ID"/>
        </w:rPr>
        <w:pPrChange w:id="342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43" w:author="Abdul Ghanni" w:date="2015-10-19T19:06:00Z"/>
          <w:sz w:val="24"/>
          <w:szCs w:val="24"/>
          <w:lang w:val="id-ID"/>
        </w:rPr>
        <w:pPrChange w:id="344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45" w:author="Abdul Ghanni" w:date="2015-10-19T19:06:00Z"/>
          <w:sz w:val="24"/>
          <w:szCs w:val="24"/>
          <w:lang w:val="id-ID"/>
        </w:rPr>
        <w:pPrChange w:id="346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47" w:author="Abdul Ghanni" w:date="2015-10-19T19:06:00Z"/>
          <w:sz w:val="24"/>
          <w:szCs w:val="24"/>
          <w:lang w:val="id-ID"/>
        </w:rPr>
        <w:pPrChange w:id="348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49" w:author="Abdul Ghanni" w:date="2015-10-19T19:06:00Z"/>
          <w:sz w:val="24"/>
          <w:szCs w:val="24"/>
          <w:lang w:val="id-ID"/>
        </w:rPr>
        <w:pPrChange w:id="350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numPr>
          <w:ilvl w:val="1"/>
          <w:numId w:val="28"/>
        </w:numPr>
        <w:spacing w:after="0" w:line="240" w:lineRule="auto"/>
        <w:jc w:val="both"/>
        <w:rPr>
          <w:ins w:id="351" w:author="Abdul Ghanni" w:date="2015-10-19T14:05:00Z"/>
          <w:sz w:val="24"/>
          <w:szCs w:val="24"/>
          <w:lang w:val="id-ID"/>
        </w:rPr>
        <w:pPrChange w:id="352" w:author="Abdul Ghanni" w:date="2015-10-19T19:06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53" w:author="Abdul Ghanni" w:date="2015-10-19T19:06:00Z">
        <w:r>
          <w:rPr>
            <w:sz w:val="24"/>
            <w:szCs w:val="24"/>
            <w:lang w:val="id-ID"/>
          </w:rPr>
          <w:lastRenderedPageBreak/>
          <w:t xml:space="preserve">Isi Biaya perjalanan dinas di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biaya,untuk</w:t>
        </w:r>
        <w:proofErr w:type="spellEnd"/>
        <w:r>
          <w:rPr>
            <w:sz w:val="24"/>
            <w:szCs w:val="24"/>
            <w:lang w:val="id-ID"/>
          </w:rPr>
          <w:t xml:space="preserve"> mengetahui total biaya perjalanan dinas tekan tombol hitung, lalu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biaya perjalanan dinas dan mengirim notifikasi ke atasan dan HRD.</w:t>
        </w:r>
      </w:ins>
    </w:p>
    <w:p w:rsidR="00ED5027" w:rsidRDefault="00D0723D">
      <w:pPr>
        <w:pStyle w:val="ListParagraph"/>
        <w:spacing w:after="0" w:line="240" w:lineRule="auto"/>
        <w:jc w:val="both"/>
        <w:rPr>
          <w:ins w:id="354" w:author="Abdul Ghanni" w:date="2015-10-19T18:59:00Z"/>
          <w:sz w:val="24"/>
          <w:szCs w:val="24"/>
          <w:lang w:val="id-ID"/>
        </w:rPr>
        <w:pPrChange w:id="355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56" w:author="Abdul Ghanni" w:date="2015-10-19T14:05:00Z">
        <w:r>
          <w:rPr>
            <w:sz w:val="24"/>
            <w:szCs w:val="24"/>
            <w:lang w:val="id-ID"/>
          </w:rPr>
          <w:pict>
            <v:shape id="_x0000_i1028" type="#_x0000_t75" style="width:467.7pt;height:220.4pt">
              <v:imagedata r:id="rId10" o:title="4" cropbottom="24119f"/>
            </v:shape>
          </w:pict>
        </w:r>
      </w:ins>
    </w:p>
    <w:p w:rsidR="009A03BA" w:rsidRPr="00EE1014" w:rsidRDefault="009A03BA">
      <w:pPr>
        <w:spacing w:after="0" w:line="240" w:lineRule="auto"/>
        <w:jc w:val="center"/>
        <w:rPr>
          <w:ins w:id="357" w:author="Abdul Ghanni" w:date="2015-10-19T14:06:00Z"/>
          <w:i/>
          <w:szCs w:val="24"/>
          <w:lang w:val="id-ID"/>
          <w:rPrChange w:id="358" w:author="Abdul Ghanni" w:date="2015-10-19T19:08:00Z">
            <w:rPr>
              <w:ins w:id="359" w:author="Abdul Ghanni" w:date="2015-10-19T14:06:00Z"/>
              <w:lang w:val="id-ID"/>
            </w:rPr>
          </w:rPrChange>
        </w:rPr>
        <w:pPrChange w:id="360" w:author="Abdul Ghanni" w:date="2015-10-19T19:08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61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7B4C09">
          <w:rPr>
            <w:i/>
            <w:szCs w:val="24"/>
            <w:lang w:val="id-ID"/>
          </w:rPr>
          <w:t>4</w:t>
        </w:r>
      </w:ins>
    </w:p>
    <w:p w:rsidR="00ED5027" w:rsidRDefault="00ED5027">
      <w:pPr>
        <w:pStyle w:val="ListParagraph"/>
        <w:spacing w:after="0" w:line="240" w:lineRule="auto"/>
        <w:jc w:val="both"/>
        <w:rPr>
          <w:ins w:id="362" w:author="Abdul Ghanni" w:date="2015-10-19T14:06:00Z"/>
          <w:sz w:val="24"/>
          <w:szCs w:val="24"/>
          <w:lang w:val="id-ID"/>
        </w:rPr>
        <w:pPrChange w:id="363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D0723D">
      <w:pPr>
        <w:pStyle w:val="ListParagraph"/>
        <w:spacing w:after="0" w:line="240" w:lineRule="auto"/>
        <w:jc w:val="both"/>
        <w:rPr>
          <w:ins w:id="364" w:author="Abdul Ghanni" w:date="2015-10-19T18:59:00Z"/>
          <w:sz w:val="24"/>
          <w:szCs w:val="24"/>
          <w:lang w:val="id-ID"/>
        </w:rPr>
        <w:pPrChange w:id="365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66" w:author="Abdul Ghanni" w:date="2015-10-19T14:06:00Z">
        <w:r>
          <w:rPr>
            <w:sz w:val="24"/>
            <w:szCs w:val="24"/>
            <w:lang w:val="id-ID"/>
          </w:rPr>
          <w:pict>
            <v:shape id="_x0000_i1029" type="#_x0000_t75" style="width:467.7pt;height:179.05pt">
              <v:imagedata r:id="rId11" o:title="5" cropbottom="31889f"/>
            </v:shape>
          </w:pict>
        </w:r>
      </w:ins>
    </w:p>
    <w:p w:rsidR="00EE1014" w:rsidRDefault="009A03BA">
      <w:pPr>
        <w:spacing w:after="0" w:line="240" w:lineRule="auto"/>
        <w:jc w:val="center"/>
        <w:rPr>
          <w:ins w:id="367" w:author="Abdul Ghanni" w:date="2015-10-19T19:08:00Z"/>
          <w:i/>
          <w:szCs w:val="24"/>
          <w:lang w:val="id-ID"/>
        </w:rPr>
      </w:pPr>
      <w:ins w:id="368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5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369" w:author="Abdul Ghanni" w:date="2015-10-19T19:09:00Z"/>
          <w:sz w:val="24"/>
          <w:szCs w:val="24"/>
          <w:lang w:val="id-ID"/>
        </w:rPr>
        <w:pPrChange w:id="370" w:author="Abdul Ghanni" w:date="2015-10-19T19:08:00Z">
          <w:pPr>
            <w:spacing w:after="0" w:line="240" w:lineRule="auto"/>
            <w:jc w:val="center"/>
          </w:pPr>
        </w:pPrChange>
      </w:pPr>
      <w:ins w:id="371" w:author="Abdul Ghanni" w:date="2015-10-19T19:08:00Z">
        <w:r>
          <w:rPr>
            <w:sz w:val="24"/>
            <w:szCs w:val="24"/>
            <w:lang w:val="id-ID"/>
          </w:rPr>
          <w:t>Saat karyawan penerima tugas menyetujui untuk mengikuti perjalanan dinas, maka akan muncul notifikasi.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372" w:author="Abdul Ghanni" w:date="2015-10-19T19:09:00Z"/>
          <w:sz w:val="24"/>
          <w:szCs w:val="24"/>
          <w:lang w:val="id-ID"/>
        </w:rPr>
        <w:pPrChange w:id="373" w:author="Abdul Ghanni" w:date="2015-10-19T19:08:00Z">
          <w:pPr>
            <w:spacing w:after="0" w:line="240" w:lineRule="auto"/>
            <w:jc w:val="center"/>
          </w:pPr>
        </w:pPrChange>
      </w:pPr>
      <w:ins w:id="374" w:author="Abdul Ghanni" w:date="2015-10-19T19:09:00Z">
        <w:r>
          <w:rPr>
            <w:sz w:val="24"/>
            <w:szCs w:val="24"/>
            <w:lang w:val="id-ID"/>
          </w:rPr>
          <w:t>Tekan tombol email untuk melihat notifikasi, lalu klik pada judul email untuk melihat detail email.</w:t>
        </w:r>
      </w:ins>
    </w:p>
    <w:p w:rsidR="00EE1014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375" w:author="Abdul Ghanni" w:date="2015-10-19T18:59:00Z"/>
          <w:sz w:val="24"/>
          <w:szCs w:val="24"/>
          <w:lang w:val="id-ID"/>
          <w:rPrChange w:id="376" w:author="Abdul Ghanni" w:date="2015-10-19T19:08:00Z">
            <w:rPr>
              <w:ins w:id="377" w:author="Abdul Ghanni" w:date="2015-10-19T18:59:00Z"/>
              <w:i/>
              <w:szCs w:val="24"/>
              <w:lang w:val="id-ID"/>
            </w:rPr>
          </w:rPrChange>
        </w:rPr>
        <w:pPrChange w:id="378" w:author="Abdul Ghanni" w:date="2015-10-19T19:08:00Z">
          <w:pPr>
            <w:spacing w:after="0" w:line="240" w:lineRule="auto"/>
            <w:jc w:val="center"/>
          </w:pPr>
        </w:pPrChange>
      </w:pPr>
      <w:ins w:id="379" w:author="Abdul Ghanni" w:date="2015-10-19T19:10:00Z">
        <w:r>
          <w:rPr>
            <w:sz w:val="24"/>
            <w:szCs w:val="24"/>
            <w:lang w:val="id-ID"/>
          </w:rPr>
          <w:t xml:space="preserve">Pada detail email tekan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 “ untuk menuju ke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perjalanan dinas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380" w:author="Abdul Ghanni" w:date="2015-10-19T14:06:00Z"/>
          <w:sz w:val="24"/>
          <w:szCs w:val="24"/>
          <w:lang w:val="id-ID"/>
        </w:rPr>
        <w:pPrChange w:id="381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ED5027">
      <w:pPr>
        <w:pStyle w:val="ListParagraph"/>
        <w:spacing w:after="0" w:line="240" w:lineRule="auto"/>
        <w:jc w:val="both"/>
        <w:rPr>
          <w:ins w:id="382" w:author="Abdul Ghanni" w:date="2015-10-19T14:06:00Z"/>
          <w:sz w:val="24"/>
          <w:szCs w:val="24"/>
          <w:lang w:val="id-ID"/>
        </w:rPr>
        <w:pPrChange w:id="383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D0723D">
      <w:pPr>
        <w:pStyle w:val="ListParagraph"/>
        <w:spacing w:after="0" w:line="240" w:lineRule="auto"/>
        <w:jc w:val="both"/>
        <w:rPr>
          <w:ins w:id="384" w:author="Abdul Ghanni" w:date="2015-10-19T18:59:00Z"/>
          <w:sz w:val="24"/>
          <w:szCs w:val="24"/>
          <w:lang w:val="id-ID"/>
        </w:rPr>
        <w:pPrChange w:id="385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86" w:author="Abdul Ghanni" w:date="2015-10-19T14:07:00Z">
        <w:r>
          <w:rPr>
            <w:sz w:val="24"/>
            <w:szCs w:val="24"/>
            <w:lang w:val="id-ID"/>
          </w:rPr>
          <w:lastRenderedPageBreak/>
          <w:pict>
            <v:shape id="_x0000_i1030" type="#_x0000_t75" style="width:467.7pt;height:116.45pt">
              <v:imagedata r:id="rId12" o:title="6" cropbottom="43653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387" w:author="Abdul Ghanni" w:date="2015-10-19T18:59:00Z"/>
          <w:i/>
          <w:szCs w:val="24"/>
          <w:lang w:val="id-ID"/>
        </w:rPr>
      </w:pPr>
      <w:ins w:id="388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6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389" w:author="Abdul Ghanni" w:date="2015-10-19T14:07:00Z"/>
          <w:sz w:val="24"/>
          <w:szCs w:val="24"/>
          <w:lang w:val="id-ID"/>
        </w:rPr>
        <w:pPrChange w:id="390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ED5027">
      <w:pPr>
        <w:pStyle w:val="ListParagraph"/>
        <w:spacing w:after="0" w:line="240" w:lineRule="auto"/>
        <w:jc w:val="both"/>
        <w:rPr>
          <w:ins w:id="391" w:author="Abdul Ghanni" w:date="2015-10-19T14:07:00Z"/>
          <w:sz w:val="24"/>
          <w:szCs w:val="24"/>
          <w:lang w:val="id-ID"/>
        </w:rPr>
        <w:pPrChange w:id="392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D0723D">
      <w:pPr>
        <w:pStyle w:val="ListParagraph"/>
        <w:spacing w:after="0" w:line="240" w:lineRule="auto"/>
        <w:jc w:val="both"/>
        <w:rPr>
          <w:ins w:id="393" w:author="Abdul Ghanni" w:date="2015-10-19T18:59:00Z"/>
          <w:sz w:val="24"/>
          <w:szCs w:val="24"/>
          <w:lang w:val="id-ID"/>
        </w:rPr>
        <w:pPrChange w:id="394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95" w:author="Abdul Ghanni" w:date="2015-10-19T14:07:00Z">
        <w:r>
          <w:rPr>
            <w:sz w:val="24"/>
            <w:szCs w:val="24"/>
            <w:lang w:val="id-ID"/>
          </w:rPr>
          <w:pict>
            <v:shape id="_x0000_i1031" type="#_x0000_t75" style="width:467.7pt;height:124.6pt">
              <v:imagedata r:id="rId13" o:title="7" cropbottom="43951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396" w:author="Abdul Ghanni" w:date="2015-10-19T18:59:00Z"/>
          <w:i/>
          <w:szCs w:val="24"/>
          <w:lang w:val="id-ID"/>
        </w:rPr>
      </w:pPr>
      <w:ins w:id="397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7</w:t>
        </w:r>
      </w:ins>
    </w:p>
    <w:p w:rsidR="009A03BA" w:rsidRPr="00B74168" w:rsidRDefault="009A03BA">
      <w:pPr>
        <w:pStyle w:val="ListParagraph"/>
        <w:spacing w:after="0" w:line="240" w:lineRule="auto"/>
        <w:jc w:val="both"/>
        <w:rPr>
          <w:ins w:id="398" w:author="Abdul Ghanni" w:date="2015-10-19T12:53:00Z"/>
          <w:sz w:val="24"/>
          <w:szCs w:val="24"/>
          <w:lang w:val="id-ID"/>
        </w:rPr>
        <w:pPrChange w:id="399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9D066A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00" w:author="Abdul Ghanni" w:date="2015-10-19T12:45:00Z"/>
          <w:sz w:val="24"/>
          <w:szCs w:val="24"/>
          <w:lang w:val="id-ID"/>
          <w:rPrChange w:id="401" w:author="Abdul Ghanni" w:date="2015-10-19T19:11:00Z">
            <w:rPr>
              <w:ins w:id="402" w:author="Abdul Ghanni" w:date="2015-10-19T12:45:00Z"/>
              <w:lang w:val="id-ID"/>
            </w:rPr>
          </w:rPrChange>
        </w:rPr>
        <w:pPrChange w:id="403" w:author="Abdul Ghanni" w:date="2015-10-19T19:11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04" w:author="Abdul Ghanni" w:date="2015-10-19T19:11:00Z">
        <w:r>
          <w:rPr>
            <w:sz w:val="24"/>
            <w:szCs w:val="24"/>
            <w:lang w:val="id-ID"/>
          </w:rPr>
          <w:t xml:space="preserve">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perjalanan dinas, karyawan yang sudah melakukan </w:t>
        </w:r>
        <w:proofErr w:type="spellStart"/>
        <w:r>
          <w:rPr>
            <w:sz w:val="24"/>
            <w:szCs w:val="24"/>
            <w:lang w:val="id-ID"/>
          </w:rPr>
          <w:t>submit</w:t>
        </w:r>
        <w:proofErr w:type="spellEnd"/>
        <w:r>
          <w:rPr>
            <w:sz w:val="24"/>
            <w:szCs w:val="24"/>
            <w:lang w:val="id-ID"/>
          </w:rPr>
          <w:t xml:space="preserve">/persetujuan menjalankan tugas pada kolom </w:t>
        </w:r>
        <w:proofErr w:type="spellStart"/>
        <w:r>
          <w:rPr>
            <w:sz w:val="24"/>
            <w:szCs w:val="24"/>
            <w:lang w:val="id-ID"/>
          </w:rPr>
          <w:t>submit</w:t>
        </w:r>
        <w:proofErr w:type="spellEnd"/>
        <w:r>
          <w:rPr>
            <w:sz w:val="24"/>
            <w:szCs w:val="24"/>
            <w:lang w:val="id-ID"/>
          </w:rPr>
          <w:t xml:space="preserve"> akan bernilai “Ya”.</w:t>
        </w:r>
      </w:ins>
    </w:p>
    <w:p w:rsidR="009D066A" w:rsidRDefault="009D066A">
      <w:pPr>
        <w:spacing w:after="0" w:line="240" w:lineRule="auto"/>
        <w:rPr>
          <w:ins w:id="405" w:author="Abdul Ghanni" w:date="2015-10-19T12:45:00Z"/>
          <w:sz w:val="24"/>
          <w:szCs w:val="24"/>
          <w:lang w:val="id-ID"/>
        </w:rPr>
        <w:pPrChange w:id="406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9D066A" w:rsidRDefault="00ED5027">
      <w:pPr>
        <w:spacing w:after="0" w:line="240" w:lineRule="auto"/>
        <w:rPr>
          <w:ins w:id="407" w:author="Abdul Ghanni" w:date="2015-10-19T18:59:00Z"/>
          <w:sz w:val="24"/>
          <w:szCs w:val="24"/>
          <w:lang w:val="id-ID"/>
        </w:rPr>
        <w:pPrChange w:id="40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09" w:author="Abdul Ghanni" w:date="2015-10-19T14:08:00Z">
        <w:r>
          <w:rPr>
            <w:sz w:val="24"/>
            <w:szCs w:val="24"/>
            <w:lang w:val="id-ID"/>
          </w:rPr>
          <w:tab/>
        </w:r>
        <w:r w:rsidR="00D0723D">
          <w:rPr>
            <w:sz w:val="24"/>
            <w:szCs w:val="24"/>
            <w:lang w:val="id-ID"/>
          </w:rPr>
          <w:pict>
            <v:shape id="_x0000_i1032" type="#_x0000_t75" style="width:467.7pt;height:220.4pt">
              <v:imagedata r:id="rId14" o:title="8" cropbottom="41348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410" w:author="Abdul Ghanni" w:date="2015-10-19T18:59:00Z"/>
          <w:i/>
          <w:szCs w:val="24"/>
          <w:lang w:val="id-ID"/>
        </w:rPr>
      </w:pPr>
      <w:ins w:id="411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8</w:t>
        </w:r>
      </w:ins>
    </w:p>
    <w:p w:rsidR="009A03BA" w:rsidRDefault="009A03BA">
      <w:pPr>
        <w:spacing w:after="0" w:line="240" w:lineRule="auto"/>
        <w:rPr>
          <w:ins w:id="412" w:author="Abdul Ghanni" w:date="2015-10-19T14:08:00Z"/>
          <w:sz w:val="24"/>
          <w:szCs w:val="24"/>
          <w:lang w:val="id-ID"/>
        </w:rPr>
        <w:pPrChange w:id="413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D5027" w:rsidRDefault="00ED5027">
      <w:pPr>
        <w:spacing w:after="0" w:line="240" w:lineRule="auto"/>
        <w:rPr>
          <w:ins w:id="414" w:author="Abdul Ghanni" w:date="2015-10-19T14:08:00Z"/>
          <w:sz w:val="24"/>
          <w:szCs w:val="24"/>
          <w:lang w:val="id-ID"/>
        </w:rPr>
        <w:pPrChange w:id="41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D5027" w:rsidRDefault="00D0723D">
      <w:pPr>
        <w:spacing w:after="0" w:line="240" w:lineRule="auto"/>
        <w:rPr>
          <w:ins w:id="416" w:author="Abdul Ghanni" w:date="2015-10-19T18:59:00Z"/>
          <w:sz w:val="24"/>
          <w:szCs w:val="24"/>
          <w:lang w:val="id-ID"/>
        </w:rPr>
        <w:pPrChange w:id="41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18" w:author="Abdul Ghanni" w:date="2015-10-19T14:09:00Z">
        <w:r>
          <w:rPr>
            <w:sz w:val="24"/>
            <w:szCs w:val="24"/>
            <w:lang w:val="id-ID"/>
          </w:rPr>
          <w:lastRenderedPageBreak/>
          <w:pict>
            <v:shape id="_x0000_i1033" type="#_x0000_t75" style="width:467.7pt;height:215.35pt">
              <v:imagedata r:id="rId15" o:title="9" cropbottom="41832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419" w:author="Abdul Ghanni" w:date="2015-10-19T19:11:00Z"/>
          <w:i/>
          <w:szCs w:val="24"/>
          <w:lang w:val="id-ID"/>
        </w:rPr>
      </w:pPr>
      <w:ins w:id="420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9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21" w:author="Abdul Ghanni" w:date="2015-10-19T19:12:00Z"/>
          <w:sz w:val="24"/>
          <w:szCs w:val="24"/>
          <w:lang w:val="id-ID"/>
        </w:rPr>
        <w:pPrChange w:id="422" w:author="Abdul Ghanni" w:date="2015-10-19T19:12:00Z">
          <w:pPr>
            <w:spacing w:after="0" w:line="240" w:lineRule="auto"/>
            <w:jc w:val="center"/>
          </w:pPr>
        </w:pPrChange>
      </w:pPr>
      <w:bookmarkStart w:id="423" w:name="OLE_LINK69"/>
      <w:bookmarkStart w:id="424" w:name="OLE_LINK70"/>
      <w:ins w:id="425" w:author="Abdul Ghanni" w:date="2015-10-19T19:12:00Z">
        <w:r>
          <w:rPr>
            <w:sz w:val="24"/>
            <w:szCs w:val="24"/>
            <w:lang w:val="id-ID"/>
          </w:rPr>
          <w:t xml:space="preserve">Saat atasan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maka akan muncul notifikasi di menu email.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26" w:author="Abdul Ghanni" w:date="2015-10-19T19:12:00Z"/>
          <w:sz w:val="24"/>
          <w:szCs w:val="24"/>
          <w:lang w:val="id-ID"/>
        </w:rPr>
        <w:pPrChange w:id="427" w:author="Abdul Ghanni" w:date="2015-10-19T19:12:00Z">
          <w:pPr>
            <w:spacing w:after="0" w:line="240" w:lineRule="auto"/>
            <w:jc w:val="center"/>
          </w:pPr>
        </w:pPrChange>
      </w:pPr>
      <w:ins w:id="428" w:author="Abdul Ghanni" w:date="2015-10-19T19:12:00Z">
        <w:r>
          <w:rPr>
            <w:sz w:val="24"/>
            <w:szCs w:val="24"/>
            <w:lang w:val="id-ID"/>
          </w:rPr>
          <w:t>Tekan pada judul email untuk melihat detail email</w:t>
        </w:r>
      </w:ins>
    </w:p>
    <w:p w:rsidR="00EE1014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29" w:author="Abdul Ghanni" w:date="2015-10-19T18:59:00Z"/>
          <w:sz w:val="24"/>
          <w:szCs w:val="24"/>
          <w:lang w:val="id-ID"/>
          <w:rPrChange w:id="430" w:author="Abdul Ghanni" w:date="2015-10-19T19:12:00Z">
            <w:rPr>
              <w:ins w:id="431" w:author="Abdul Ghanni" w:date="2015-10-19T18:59:00Z"/>
              <w:i/>
              <w:szCs w:val="24"/>
              <w:lang w:val="id-ID"/>
            </w:rPr>
          </w:rPrChange>
        </w:rPr>
        <w:pPrChange w:id="432" w:author="Abdul Ghanni" w:date="2015-10-19T19:12:00Z">
          <w:pPr>
            <w:spacing w:after="0" w:line="240" w:lineRule="auto"/>
            <w:jc w:val="center"/>
          </w:pPr>
        </w:pPrChange>
      </w:pPr>
      <w:ins w:id="433" w:author="Abdul Ghanni" w:date="2015-10-19T19:12:00Z">
        <w:r>
          <w:rPr>
            <w:sz w:val="24"/>
            <w:szCs w:val="24"/>
            <w:lang w:val="id-ID"/>
          </w:rPr>
          <w:t xml:space="preserve">Tekan pada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</w:ins>
      <w:proofErr w:type="spellEnd"/>
      <w:ins w:id="434" w:author="Abdul Ghanni" w:date="2015-10-19T19:13:00Z">
        <w:r>
          <w:rPr>
            <w:sz w:val="24"/>
            <w:szCs w:val="24"/>
            <w:lang w:val="id-ID"/>
          </w:rPr>
          <w:t xml:space="preserve">” untuk menuju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dan melihat status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terakhir.</w:t>
        </w:r>
      </w:ins>
    </w:p>
    <w:bookmarkEnd w:id="423"/>
    <w:bookmarkEnd w:id="424"/>
    <w:p w:rsidR="009A03BA" w:rsidRDefault="009A03BA">
      <w:pPr>
        <w:spacing w:after="0" w:line="240" w:lineRule="auto"/>
        <w:rPr>
          <w:ins w:id="435" w:author="Abdul Ghanni" w:date="2015-10-19T15:57:00Z"/>
          <w:sz w:val="24"/>
          <w:szCs w:val="24"/>
          <w:lang w:val="id-ID"/>
        </w:rPr>
        <w:pPrChange w:id="436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769ED" w:rsidRDefault="00C769ED">
      <w:pPr>
        <w:spacing w:after="0" w:line="240" w:lineRule="auto"/>
        <w:rPr>
          <w:ins w:id="437" w:author="Abdul Ghanni" w:date="2015-10-19T16:15:00Z"/>
          <w:sz w:val="24"/>
          <w:szCs w:val="24"/>
          <w:lang w:val="id-ID"/>
        </w:rPr>
        <w:pPrChange w:id="43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769ED" w:rsidRDefault="00D0723D">
      <w:pPr>
        <w:spacing w:after="0" w:line="240" w:lineRule="auto"/>
        <w:rPr>
          <w:ins w:id="439" w:author="Abdul Ghanni" w:date="2015-10-19T18:59:00Z"/>
          <w:sz w:val="24"/>
          <w:szCs w:val="24"/>
          <w:lang w:val="id-ID"/>
        </w:rPr>
        <w:pPrChange w:id="44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41" w:author="Abdul Ghanni" w:date="2015-10-19T16:16:00Z">
        <w:r>
          <w:rPr>
            <w:sz w:val="24"/>
            <w:szCs w:val="24"/>
            <w:lang w:val="id-ID"/>
          </w:rPr>
          <w:pict>
            <v:shape id="_x0000_i1034" type="#_x0000_t75" style="width:467.7pt;height:127.7pt">
              <v:imagedata r:id="rId16" o:title="10" cropbottom="41539f"/>
            </v:shape>
          </w:pict>
        </w:r>
      </w:ins>
    </w:p>
    <w:p w:rsidR="009A03BA" w:rsidRPr="00EE1014" w:rsidRDefault="009A03BA">
      <w:pPr>
        <w:spacing w:after="0" w:line="240" w:lineRule="auto"/>
        <w:jc w:val="center"/>
        <w:rPr>
          <w:ins w:id="442" w:author="Abdul Ghanni" w:date="2015-10-19T16:19:00Z"/>
          <w:i/>
          <w:szCs w:val="24"/>
          <w:lang w:val="id-ID"/>
          <w:rPrChange w:id="443" w:author="Abdul Ghanni" w:date="2015-10-19T19:14:00Z">
            <w:rPr>
              <w:ins w:id="444" w:author="Abdul Ghanni" w:date="2015-10-19T16:19:00Z"/>
              <w:sz w:val="24"/>
              <w:szCs w:val="24"/>
              <w:lang w:val="id-ID"/>
            </w:rPr>
          </w:rPrChange>
        </w:rPr>
        <w:pPrChange w:id="445" w:author="Abdul Ghanni" w:date="2015-10-19T19:14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46" w:author="Abdul Ghanni" w:date="2015-10-19T18:59:00Z">
        <w:r w:rsidRPr="00A025E0">
          <w:rPr>
            <w:i/>
            <w:szCs w:val="24"/>
            <w:lang w:val="id-ID"/>
          </w:rPr>
          <w:t>Gambar 1.1</w:t>
        </w:r>
        <w:r w:rsidR="00EE1014">
          <w:rPr>
            <w:i/>
            <w:szCs w:val="24"/>
            <w:lang w:val="id-ID"/>
          </w:rPr>
          <w:t>0</w:t>
        </w:r>
      </w:ins>
    </w:p>
    <w:p w:rsidR="00E60C30" w:rsidRDefault="00E60C30">
      <w:pPr>
        <w:spacing w:after="0" w:line="240" w:lineRule="auto"/>
        <w:rPr>
          <w:ins w:id="447" w:author="Abdul Ghanni" w:date="2015-10-19T16:19:00Z"/>
          <w:sz w:val="24"/>
          <w:szCs w:val="24"/>
          <w:lang w:val="id-ID"/>
        </w:rPr>
        <w:pPrChange w:id="44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60C30" w:rsidRDefault="00E60C30">
      <w:pPr>
        <w:spacing w:after="0" w:line="240" w:lineRule="auto"/>
        <w:rPr>
          <w:ins w:id="449" w:author="Abdul Ghanni" w:date="2015-10-19T18:59:00Z"/>
          <w:sz w:val="24"/>
          <w:szCs w:val="24"/>
          <w:lang w:val="id-ID"/>
        </w:rPr>
        <w:pPrChange w:id="45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51" w:author="Abdul Ghanni" w:date="2015-10-19T16:19:00Z">
        <w:r>
          <w:rPr>
            <w:noProof/>
            <w:sz w:val="24"/>
            <w:szCs w:val="24"/>
          </w:rPr>
          <w:drawing>
            <wp:inline distT="0" distB="0" distL="0" distR="0" wp14:anchorId="40F5D2D9" wp14:editId="31A6AC58">
              <wp:extent cx="5295265" cy="1876425"/>
              <wp:effectExtent l="0" t="0" r="635" b="9525"/>
              <wp:docPr id="1" name="Picture 1" descr="C:\Users\abdul\AppData\Local\Microsoft\Windows\INetCache\Content.Word\1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" descr="C:\Users\abdul\AppData\Local\Microsoft\Windows\INetCache\Content.Word\11.png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72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95265" cy="1876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452" w:author="Abdul Ghanni" w:date="2015-10-19T18:59:00Z"/>
          <w:i/>
          <w:szCs w:val="24"/>
          <w:lang w:val="id-ID"/>
        </w:rPr>
      </w:pPr>
      <w:ins w:id="453" w:author="Abdul Ghanni" w:date="2015-10-19T18:59:00Z">
        <w:r w:rsidRPr="00A025E0">
          <w:rPr>
            <w:i/>
            <w:szCs w:val="24"/>
            <w:lang w:val="id-ID"/>
          </w:rPr>
          <w:t>Gambar 1.1</w:t>
        </w:r>
        <w:r w:rsidR="00EE1014">
          <w:rPr>
            <w:i/>
            <w:szCs w:val="24"/>
            <w:lang w:val="id-ID"/>
          </w:rPr>
          <w:t>1</w:t>
        </w:r>
      </w:ins>
    </w:p>
    <w:p w:rsidR="009A03BA" w:rsidRDefault="009A03BA">
      <w:pPr>
        <w:spacing w:after="0" w:line="240" w:lineRule="auto"/>
        <w:rPr>
          <w:ins w:id="454" w:author="Abdul Ghanni" w:date="2015-10-19T16:16:00Z"/>
          <w:sz w:val="24"/>
          <w:szCs w:val="24"/>
          <w:lang w:val="id-ID"/>
        </w:rPr>
        <w:pPrChange w:id="45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60C30" w:rsidRDefault="00D0723D">
      <w:pPr>
        <w:spacing w:after="0" w:line="240" w:lineRule="auto"/>
        <w:rPr>
          <w:ins w:id="456" w:author="Abdul Ghanni" w:date="2015-10-19T18:59:00Z"/>
          <w:sz w:val="24"/>
          <w:szCs w:val="24"/>
          <w:lang w:val="id-ID"/>
        </w:rPr>
        <w:pPrChange w:id="45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58" w:author="Abdul Ghanni" w:date="2015-10-19T16:16:00Z">
        <w:r>
          <w:rPr>
            <w:sz w:val="24"/>
            <w:szCs w:val="24"/>
            <w:lang w:val="id-ID"/>
          </w:rPr>
          <w:pict>
            <v:shape id="_x0000_i1035" type="#_x0000_t75" style="width:467.7pt;height:180.95pt">
              <v:imagedata r:id="rId18" o:title="12" croptop="46400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459" w:author="Abdul Ghanni" w:date="2015-10-19T18:59:00Z"/>
          <w:i/>
          <w:szCs w:val="24"/>
          <w:lang w:val="id-ID"/>
        </w:rPr>
      </w:pPr>
      <w:ins w:id="460" w:author="Abdul Ghanni" w:date="2015-10-19T18:59:00Z">
        <w:r w:rsidRPr="00A025E0">
          <w:rPr>
            <w:i/>
            <w:szCs w:val="24"/>
            <w:lang w:val="id-ID"/>
          </w:rPr>
          <w:t>Gambar 1.</w:t>
        </w:r>
      </w:ins>
      <w:ins w:id="461" w:author="Abdul Ghanni" w:date="2015-10-19T19:01:00Z">
        <w:r w:rsidR="00635AC9">
          <w:rPr>
            <w:i/>
            <w:szCs w:val="24"/>
            <w:lang w:val="id-ID"/>
          </w:rPr>
          <w:t>1</w:t>
        </w:r>
      </w:ins>
      <w:ins w:id="462" w:author="Abdul Ghanni" w:date="2015-10-19T18:59:00Z">
        <w:r w:rsidR="00EE1014">
          <w:rPr>
            <w:i/>
            <w:szCs w:val="24"/>
            <w:lang w:val="id-ID"/>
          </w:rPr>
          <w:t>2</w:t>
        </w:r>
      </w:ins>
    </w:p>
    <w:p w:rsidR="009A03BA" w:rsidRDefault="009A03BA">
      <w:pPr>
        <w:spacing w:after="0" w:line="240" w:lineRule="auto"/>
        <w:rPr>
          <w:ins w:id="463" w:author="Abdul Ghanni" w:date="2015-10-19T16:26:00Z"/>
          <w:sz w:val="24"/>
          <w:szCs w:val="24"/>
          <w:lang w:val="id-ID"/>
        </w:rPr>
        <w:pPrChange w:id="464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9A03BA" w:rsidRDefault="00F31CC5">
      <w:pPr>
        <w:spacing w:after="0" w:line="240" w:lineRule="auto"/>
        <w:rPr>
          <w:ins w:id="465" w:author="Abdul Ghanni" w:date="2015-10-19T19:00:00Z"/>
          <w:sz w:val="24"/>
          <w:szCs w:val="24"/>
          <w:lang w:val="id-ID"/>
        </w:rPr>
        <w:pPrChange w:id="466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67" w:author="Abdul Ghanni" w:date="2015-10-19T20:22:00Z">
        <w:r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72576" behindDoc="0" locked="0" layoutInCell="1" allowOverlap="1" wp14:anchorId="674830D4" wp14:editId="57862B07">
                  <wp:simplePos x="0" y="0"/>
                  <wp:positionH relativeFrom="column">
                    <wp:posOffset>373380</wp:posOffset>
                  </wp:positionH>
                  <wp:positionV relativeFrom="paragraph">
                    <wp:posOffset>39646</wp:posOffset>
                  </wp:positionV>
                  <wp:extent cx="389255" cy="278130"/>
                  <wp:effectExtent l="0" t="0" r="10795" b="26670"/>
                  <wp:wrapNone/>
                  <wp:docPr id="13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255" cy="278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 w:rsidP="00D0723D">
                              <w:pPr>
                                <w:jc w:val="center"/>
                                <w:rPr>
                                  <w:lang w:val="id-ID"/>
                                  <w:rPrChange w:id="468" w:author="Abdul Ghanni" w:date="2015-10-19T20:20:00Z">
                                    <w:rPr/>
                                  </w:rPrChange>
                                </w:rPr>
                                <w:pPrChange w:id="469" w:author="Abdul Ghanni" w:date="2015-10-19T20:20:00Z">
                                  <w:pPr/>
                                </w:pPrChange>
                              </w:pPr>
                              <w:ins w:id="470" w:author="Abdul Ghanni" w:date="2015-10-19T20:20:00Z">
                                <w:r>
                                  <w:rPr>
                                    <w:lang w:val="id-ID"/>
                                  </w:rPr>
                                  <w:t>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74830D4" id="Rectangle 13" o:spid="_x0000_s1030" style="position:absolute;margin-left:29.4pt;margin-top:3.1pt;width:30.65pt;height:2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471" w:author="Abdul Ghanni" w:date="2015-10-19T20:20:00Z">
                              <w:rPr/>
                            </w:rPrChange>
                          </w:rPr>
                          <w:pPrChange w:id="472" w:author="Abdul Ghanni" w:date="2015-10-19T20:20:00Z">
                            <w:pPr/>
                          </w:pPrChange>
                        </w:pPr>
                        <w:ins w:id="473" w:author="Abdul Ghanni" w:date="2015-10-19T20:20:00Z">
                          <w:r>
                            <w:rPr>
                              <w:lang w:val="id-ID"/>
                            </w:rPr>
                            <w:t>1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3DA5F072" wp14:editId="220611EB">
                  <wp:simplePos x="0" y="0"/>
                  <wp:positionH relativeFrom="column">
                    <wp:posOffset>819150</wp:posOffset>
                  </wp:positionH>
                  <wp:positionV relativeFrom="paragraph">
                    <wp:posOffset>99060</wp:posOffset>
                  </wp:positionV>
                  <wp:extent cx="278130" cy="142875"/>
                  <wp:effectExtent l="0" t="19050" r="45720" b="47625"/>
                  <wp:wrapNone/>
                  <wp:docPr id="12" name="Right Arrow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67D595F" id="Right Arrow 12" o:spid="_x0000_s1026" type="#_x0000_t13" style="position:absolute;margin-left:64.5pt;margin-top:7.8pt;width:21.9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" adj="16052" fillcolor="#ed7d31 [3205]" strokecolor="#5b9bd5 [3204]" strokeweight="1pt"/>
              </w:pict>
            </mc:Fallback>
          </mc:AlternateContent>
        </w:r>
        <w:r w:rsidR="00D0723D"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2173CA8F" wp14:editId="722E97CD">
                  <wp:simplePos x="0" y="0"/>
                  <wp:positionH relativeFrom="column">
                    <wp:posOffset>3227705</wp:posOffset>
                  </wp:positionH>
                  <wp:positionV relativeFrom="paragraph">
                    <wp:posOffset>2790825</wp:posOffset>
                  </wp:positionV>
                  <wp:extent cx="389255" cy="278130"/>
                  <wp:effectExtent l="0" t="0" r="10795" b="26670"/>
                  <wp:wrapNone/>
                  <wp:docPr id="15" name="Rectangle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255" cy="278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 w:rsidP="00D0723D">
                              <w:pPr>
                                <w:jc w:val="center"/>
                                <w:rPr>
                                  <w:lang w:val="id-ID"/>
                                  <w:rPrChange w:id="474" w:author="Abdul Ghanni" w:date="2015-10-19T20:20:00Z">
                                    <w:rPr/>
                                  </w:rPrChange>
                                </w:rPr>
                                <w:pPrChange w:id="475" w:author="Abdul Ghanni" w:date="2015-10-19T20:20:00Z">
                                  <w:pPr/>
                                </w:pPrChange>
                              </w:pPr>
                              <w:ins w:id="476" w:author="Abdul Ghanni" w:date="2015-10-19T20:20:00Z">
                                <w:r>
                                  <w:rPr>
                                    <w:lang w:val="id-ID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173CA8F" id="Rectangle 15" o:spid="_x0000_s1031" style="position:absolute;margin-left:254.15pt;margin-top:219.75pt;width:30.65pt;height:2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477" w:author="Abdul Ghanni" w:date="2015-10-19T20:20:00Z">
                              <w:rPr/>
                            </w:rPrChange>
                          </w:rPr>
                          <w:pPrChange w:id="478" w:author="Abdul Ghanni" w:date="2015-10-19T20:20:00Z">
                            <w:pPr/>
                          </w:pPrChange>
                        </w:pPr>
                        <w:ins w:id="479" w:author="Abdul Ghanni" w:date="2015-10-19T20:20:00Z">
                          <w:r>
                            <w:rPr>
                              <w:lang w:val="id-ID"/>
                            </w:rPr>
                            <w:t>2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D0723D" w:rsidRPr="00D0723D">
          <w:rPr>
            <w:sz w:val="24"/>
            <w:szCs w:val="24"/>
            <w:lang w:val="id-ID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00829B19" wp14:editId="2D84B8DE">
                  <wp:simplePos x="0" y="0"/>
                  <wp:positionH relativeFrom="column">
                    <wp:posOffset>3674000</wp:posOffset>
                  </wp:positionH>
                  <wp:positionV relativeFrom="paragraph">
                    <wp:posOffset>2866473</wp:posOffset>
                  </wp:positionV>
                  <wp:extent cx="278295" cy="143124"/>
                  <wp:effectExtent l="0" t="19050" r="45720" b="47625"/>
                  <wp:wrapNone/>
                  <wp:docPr id="14" name="Right Arrow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295" cy="143124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19CF3A4" id="Right Arrow 14" o:spid="_x0000_s1026" type="#_x0000_t13" style="position:absolute;margin-left:289.3pt;margin-top:225.7pt;width:21.9pt;height:1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" adj="16046" fillcolor="#ed7d31 [3205]" strokecolor="#5b9bd5 [3204]" strokeweight="1pt"/>
              </w:pict>
            </mc:Fallback>
          </mc:AlternateContent>
        </w:r>
      </w:ins>
      <w:bookmarkStart w:id="480" w:name="_GoBack"/>
      <w:ins w:id="481" w:author="Abdul Ghanni" w:date="2015-10-19T16:16:00Z">
        <w:r w:rsidR="00D0723D">
          <w:rPr>
            <w:sz w:val="24"/>
            <w:szCs w:val="24"/>
            <w:lang w:val="id-ID"/>
          </w:rPr>
          <w:pict>
            <v:shape id="_x0000_i1036" type="#_x0000_t75" style="width:428.25pt;height:334.95pt">
              <v:imagedata r:id="rId19" o:title="13" croptop="31554f"/>
            </v:shape>
          </w:pict>
        </w:r>
      </w:ins>
      <w:bookmarkEnd w:id="480"/>
    </w:p>
    <w:p w:rsidR="009A03BA" w:rsidRDefault="009A03BA" w:rsidP="009A03BA">
      <w:pPr>
        <w:spacing w:after="0" w:line="240" w:lineRule="auto"/>
        <w:jc w:val="center"/>
        <w:rPr>
          <w:ins w:id="482" w:author="Abdul Ghanni" w:date="2015-10-19T19:14:00Z"/>
          <w:i/>
          <w:szCs w:val="24"/>
          <w:lang w:val="id-ID"/>
        </w:rPr>
      </w:pPr>
      <w:ins w:id="483" w:author="Abdul Ghanni" w:date="2015-10-19T19:00:00Z">
        <w:r w:rsidRPr="00A025E0">
          <w:rPr>
            <w:i/>
            <w:szCs w:val="24"/>
            <w:lang w:val="id-ID"/>
          </w:rPr>
          <w:t>Gambar 1.1</w:t>
        </w:r>
        <w:r w:rsidR="00EE1014">
          <w:rPr>
            <w:i/>
            <w:szCs w:val="24"/>
            <w:lang w:val="id-ID"/>
          </w:rPr>
          <w:t>3</w:t>
        </w:r>
      </w:ins>
    </w:p>
    <w:p w:rsidR="00EE1014" w:rsidRDefault="00EE1014" w:rsidP="009A03BA">
      <w:pPr>
        <w:spacing w:after="0" w:line="240" w:lineRule="auto"/>
        <w:jc w:val="center"/>
        <w:rPr>
          <w:ins w:id="484" w:author="Abdul Ghanni" w:date="2015-10-19T19:14:00Z"/>
          <w:i/>
          <w:szCs w:val="24"/>
          <w:lang w:val="id-ID"/>
        </w:rPr>
      </w:pPr>
    </w:p>
    <w:p w:rsidR="00EE1014" w:rsidRDefault="00EE1014">
      <w:pPr>
        <w:spacing w:after="0" w:line="240" w:lineRule="auto"/>
        <w:rPr>
          <w:ins w:id="485" w:author="Abdul Ghanni" w:date="2015-10-19T19:14:00Z"/>
          <w:szCs w:val="24"/>
          <w:lang w:val="id-ID"/>
        </w:rPr>
        <w:pPrChange w:id="486" w:author="Abdul Ghanni" w:date="2015-10-19T19:14:00Z">
          <w:pPr>
            <w:spacing w:after="0" w:line="240" w:lineRule="auto"/>
            <w:jc w:val="center"/>
          </w:pPr>
        </w:pPrChange>
      </w:pPr>
      <w:ins w:id="487" w:author="Abdul Ghanni" w:date="2015-10-19T19:14:00Z">
        <w:r>
          <w:rPr>
            <w:szCs w:val="24"/>
            <w:lang w:val="id-ID"/>
          </w:rPr>
          <w:t>Keterangan Gambar 1.13 :</w:t>
        </w:r>
      </w:ins>
    </w:p>
    <w:p w:rsidR="00EE1014" w:rsidRDefault="00EE1014">
      <w:pPr>
        <w:spacing w:after="0" w:line="240" w:lineRule="auto"/>
        <w:rPr>
          <w:ins w:id="488" w:author="Abdul Ghanni" w:date="2015-10-19T19:14:00Z"/>
          <w:szCs w:val="24"/>
          <w:lang w:val="id-ID"/>
        </w:rPr>
        <w:pPrChange w:id="489" w:author="Abdul Ghanni" w:date="2015-10-19T19:14:00Z">
          <w:pPr>
            <w:spacing w:after="0" w:line="240" w:lineRule="auto"/>
            <w:jc w:val="center"/>
          </w:pPr>
        </w:pPrChange>
      </w:pPr>
    </w:p>
    <w:p w:rsidR="00EE1014" w:rsidRDefault="00EE1014">
      <w:pPr>
        <w:pStyle w:val="ListParagraph"/>
        <w:numPr>
          <w:ilvl w:val="0"/>
          <w:numId w:val="31"/>
        </w:numPr>
        <w:spacing w:after="0" w:line="240" w:lineRule="auto"/>
        <w:rPr>
          <w:ins w:id="490" w:author="Abdul Ghanni" w:date="2015-10-19T19:14:00Z"/>
          <w:szCs w:val="24"/>
          <w:lang w:val="id-ID"/>
        </w:rPr>
        <w:pPrChange w:id="491" w:author="Abdul Ghanni" w:date="2015-10-19T19:14:00Z">
          <w:pPr>
            <w:spacing w:after="0" w:line="240" w:lineRule="auto"/>
            <w:jc w:val="center"/>
          </w:pPr>
        </w:pPrChange>
      </w:pPr>
      <w:ins w:id="492" w:author="Abdul Ghanni" w:date="2015-10-19T19:14:00Z">
        <w:r>
          <w:rPr>
            <w:szCs w:val="24"/>
            <w:lang w:val="id-ID"/>
          </w:rPr>
          <w:t xml:space="preserve">Tombol untuk mengubah tanggal dan biaya </w:t>
        </w:r>
      </w:ins>
      <w:proofErr w:type="spellStart"/>
      <w:ins w:id="493" w:author="Abdul Ghanni" w:date="2015-10-19T19:15:00Z">
        <w:r>
          <w:rPr>
            <w:szCs w:val="24"/>
            <w:lang w:val="id-ID"/>
          </w:rPr>
          <w:t>perjlanan</w:t>
        </w:r>
        <w:proofErr w:type="spellEnd"/>
        <w:r>
          <w:rPr>
            <w:szCs w:val="24"/>
            <w:lang w:val="id-ID"/>
          </w:rPr>
          <w:t xml:space="preserve"> dinas.</w:t>
        </w:r>
      </w:ins>
    </w:p>
    <w:p w:rsidR="00EE1014" w:rsidRDefault="00EE1014">
      <w:pPr>
        <w:pStyle w:val="ListParagraph"/>
        <w:numPr>
          <w:ilvl w:val="0"/>
          <w:numId w:val="31"/>
        </w:numPr>
        <w:spacing w:after="0" w:line="240" w:lineRule="auto"/>
        <w:rPr>
          <w:ins w:id="494" w:author="Abdul Ghanni" w:date="2015-10-19T19:15:00Z"/>
          <w:szCs w:val="24"/>
          <w:lang w:val="id-ID"/>
        </w:rPr>
        <w:pPrChange w:id="495" w:author="Abdul Ghanni" w:date="2015-10-19T19:14:00Z">
          <w:pPr>
            <w:spacing w:after="0" w:line="240" w:lineRule="auto"/>
            <w:jc w:val="center"/>
          </w:pPr>
        </w:pPrChange>
      </w:pPr>
      <w:proofErr w:type="spellStart"/>
      <w:ins w:id="496" w:author="Abdul Ghanni" w:date="2015-10-19T19:15:00Z">
        <w:r>
          <w:rPr>
            <w:szCs w:val="24"/>
            <w:lang w:val="id-ID"/>
          </w:rPr>
          <w:t>Tombo</w:t>
        </w:r>
        <w:proofErr w:type="spellEnd"/>
        <w:r>
          <w:rPr>
            <w:szCs w:val="24"/>
            <w:lang w:val="id-ID"/>
          </w:rPr>
          <w:t xml:space="preserve"> untuk membatalkan perjalanan dinas.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97" w:author="Abdul Ghanni" w:date="2015-10-19T19:15:00Z"/>
          <w:szCs w:val="24"/>
          <w:lang w:val="id-ID"/>
        </w:rPr>
        <w:pPrChange w:id="498" w:author="Abdul Ghanni" w:date="2015-10-19T19:15:00Z">
          <w:pPr>
            <w:spacing w:after="0" w:line="240" w:lineRule="auto"/>
            <w:jc w:val="center"/>
          </w:pPr>
        </w:pPrChange>
      </w:pPr>
      <w:bookmarkStart w:id="499" w:name="OLE_LINK71"/>
      <w:bookmarkStart w:id="500" w:name="OLE_LINK72"/>
      <w:ins w:id="501" w:author="Abdul Ghanni" w:date="2015-10-19T19:15:00Z">
        <w:r>
          <w:rPr>
            <w:szCs w:val="24"/>
            <w:lang w:val="id-ID"/>
          </w:rPr>
          <w:lastRenderedPageBreak/>
          <w:t xml:space="preserve">Untuk mengubah informasi tanggal dan biaya </w:t>
        </w:r>
        <w:proofErr w:type="spellStart"/>
        <w:r>
          <w:rPr>
            <w:szCs w:val="24"/>
            <w:lang w:val="id-ID"/>
          </w:rPr>
          <w:t>pjd</w:t>
        </w:r>
        <w:proofErr w:type="spellEnd"/>
        <w:r>
          <w:rPr>
            <w:szCs w:val="24"/>
            <w:lang w:val="id-ID"/>
          </w:rPr>
          <w:t xml:space="preserve"> tekan tombol ubah </w:t>
        </w:r>
        <w:proofErr w:type="spellStart"/>
        <w:r>
          <w:rPr>
            <w:szCs w:val="24"/>
            <w:lang w:val="id-ID"/>
          </w:rPr>
          <w:t>pjd</w:t>
        </w:r>
        <w:proofErr w:type="spellEnd"/>
        <w:r>
          <w:rPr>
            <w:szCs w:val="24"/>
            <w:lang w:val="id-ID"/>
          </w:rPr>
          <w:t>.</w:t>
        </w:r>
      </w:ins>
    </w:p>
    <w:p w:rsidR="00EE1014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502" w:author="Abdul Ghanni" w:date="2015-10-19T19:00:00Z"/>
          <w:szCs w:val="24"/>
          <w:lang w:val="id-ID"/>
          <w:rPrChange w:id="503" w:author="Abdul Ghanni" w:date="2015-10-19T19:14:00Z">
            <w:rPr>
              <w:ins w:id="504" w:author="Abdul Ghanni" w:date="2015-10-19T19:00:00Z"/>
              <w:i/>
              <w:szCs w:val="24"/>
              <w:lang w:val="id-ID"/>
            </w:rPr>
          </w:rPrChange>
        </w:rPr>
        <w:pPrChange w:id="505" w:author="Abdul Ghanni" w:date="2015-10-19T19:15:00Z">
          <w:pPr>
            <w:spacing w:after="0" w:line="240" w:lineRule="auto"/>
            <w:jc w:val="center"/>
          </w:pPr>
        </w:pPrChange>
      </w:pPr>
      <w:ins w:id="506" w:author="Abdul Ghanni" w:date="2015-10-19T19:15:00Z">
        <w:r>
          <w:rPr>
            <w:szCs w:val="24"/>
            <w:lang w:val="id-ID"/>
          </w:rPr>
          <w:t xml:space="preserve">Pada halaman ubah </w:t>
        </w:r>
        <w:proofErr w:type="spellStart"/>
        <w:r>
          <w:rPr>
            <w:szCs w:val="24"/>
            <w:lang w:val="id-ID"/>
          </w:rPr>
          <w:t>pjd</w:t>
        </w:r>
        <w:proofErr w:type="spellEnd"/>
        <w:r>
          <w:rPr>
            <w:szCs w:val="24"/>
            <w:lang w:val="id-ID"/>
          </w:rPr>
          <w:t xml:space="preserve">, ubah tanggal dan biaya yang diperlukan, lalu tekan tombol </w:t>
        </w:r>
        <w:proofErr w:type="spellStart"/>
        <w:r>
          <w:rPr>
            <w:szCs w:val="24"/>
            <w:lang w:val="id-ID"/>
          </w:rPr>
          <w:t>save</w:t>
        </w:r>
        <w:proofErr w:type="spellEnd"/>
        <w:r>
          <w:rPr>
            <w:szCs w:val="24"/>
            <w:lang w:val="id-ID"/>
          </w:rPr>
          <w:t xml:space="preserve"> untuk menyimpan perubahan.</w:t>
        </w:r>
      </w:ins>
    </w:p>
    <w:bookmarkEnd w:id="499"/>
    <w:bookmarkEnd w:id="500"/>
    <w:p w:rsidR="009A03BA" w:rsidRDefault="00D0723D">
      <w:pPr>
        <w:spacing w:after="0" w:line="240" w:lineRule="auto"/>
        <w:rPr>
          <w:ins w:id="507" w:author="Abdul Ghanni" w:date="2015-10-19T19:00:00Z"/>
          <w:sz w:val="24"/>
          <w:szCs w:val="24"/>
          <w:lang w:val="id-ID"/>
        </w:rPr>
        <w:pPrChange w:id="50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09" w:author="Abdul Ghanni" w:date="2015-10-19T16:16:00Z">
        <w:r>
          <w:rPr>
            <w:sz w:val="24"/>
            <w:szCs w:val="24"/>
            <w:lang w:val="id-ID"/>
          </w:rPr>
          <w:pict>
            <v:shape id="_x0000_i1037" type="#_x0000_t75" style="width:467.7pt;height:247.95pt">
              <v:imagedata r:id="rId20" o:title="14" cropbottom="18829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510" w:author="Abdul Ghanni" w:date="2015-10-19T19:00:00Z"/>
          <w:i/>
          <w:szCs w:val="24"/>
          <w:lang w:val="id-ID"/>
        </w:rPr>
      </w:pPr>
      <w:ins w:id="511" w:author="Abdul Ghanni" w:date="2015-10-19T19:00:00Z">
        <w:r w:rsidRPr="00A025E0">
          <w:rPr>
            <w:i/>
            <w:szCs w:val="24"/>
            <w:lang w:val="id-ID"/>
          </w:rPr>
          <w:t>Gambar 1.</w:t>
        </w:r>
      </w:ins>
      <w:ins w:id="512" w:author="Abdul Ghanni" w:date="2015-10-19T19:01:00Z">
        <w:r w:rsidR="00635AC9">
          <w:rPr>
            <w:i/>
            <w:szCs w:val="24"/>
            <w:lang w:val="id-ID"/>
          </w:rPr>
          <w:t>1</w:t>
        </w:r>
      </w:ins>
      <w:ins w:id="513" w:author="Abdul Ghanni" w:date="2015-10-19T19:00:00Z">
        <w:r w:rsidR="00EE1014">
          <w:rPr>
            <w:i/>
            <w:szCs w:val="24"/>
            <w:lang w:val="id-ID"/>
          </w:rPr>
          <w:t>4</w:t>
        </w:r>
      </w:ins>
    </w:p>
    <w:p w:rsidR="009A03BA" w:rsidRDefault="00D0723D">
      <w:pPr>
        <w:spacing w:after="0" w:line="240" w:lineRule="auto"/>
        <w:rPr>
          <w:ins w:id="514" w:author="Abdul Ghanni" w:date="2015-10-19T19:00:00Z"/>
          <w:sz w:val="24"/>
          <w:szCs w:val="24"/>
          <w:lang w:val="id-ID"/>
        </w:rPr>
        <w:pPrChange w:id="51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16" w:author="Abdul Ghanni" w:date="2015-10-19T16:16:00Z">
        <w:r>
          <w:rPr>
            <w:sz w:val="24"/>
            <w:szCs w:val="24"/>
            <w:lang w:val="id-ID"/>
          </w:rPr>
          <w:pict>
            <v:shape id="_x0000_i1038" type="#_x0000_t75" style="width:428.25pt;height:298pt">
              <v:imagedata r:id="rId21" o:title="15" croptop="31448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517" w:author="Abdul Ghanni" w:date="2015-10-19T19:17:00Z"/>
          <w:i/>
          <w:szCs w:val="24"/>
          <w:lang w:val="id-ID"/>
        </w:rPr>
      </w:pPr>
      <w:ins w:id="518" w:author="Abdul Ghanni" w:date="2015-10-19T19:00:00Z">
        <w:r w:rsidRPr="00A025E0">
          <w:rPr>
            <w:i/>
            <w:szCs w:val="24"/>
            <w:lang w:val="id-ID"/>
          </w:rPr>
          <w:t>Gambar 1.</w:t>
        </w:r>
      </w:ins>
      <w:ins w:id="519" w:author="Abdul Ghanni" w:date="2015-10-19T19:01:00Z">
        <w:r w:rsidR="00635AC9">
          <w:rPr>
            <w:i/>
            <w:szCs w:val="24"/>
            <w:lang w:val="id-ID"/>
          </w:rPr>
          <w:t>1</w:t>
        </w:r>
      </w:ins>
      <w:ins w:id="520" w:author="Abdul Ghanni" w:date="2015-10-19T19:00:00Z">
        <w:r w:rsidR="00EE1014">
          <w:rPr>
            <w:i/>
            <w:szCs w:val="24"/>
            <w:lang w:val="id-ID"/>
          </w:rPr>
          <w:t>5</w:t>
        </w:r>
      </w:ins>
    </w:p>
    <w:p w:rsidR="00EE1014" w:rsidRDefault="00EE1014" w:rsidP="009A03BA">
      <w:pPr>
        <w:spacing w:after="0" w:line="240" w:lineRule="auto"/>
        <w:jc w:val="center"/>
        <w:rPr>
          <w:ins w:id="521" w:author="Abdul Ghanni" w:date="2015-10-19T19:17:00Z"/>
          <w:i/>
          <w:szCs w:val="24"/>
          <w:lang w:val="id-ID"/>
        </w:rPr>
      </w:pPr>
    </w:p>
    <w:p w:rsidR="00EE1014" w:rsidRDefault="00EE1014" w:rsidP="009A03BA">
      <w:pPr>
        <w:spacing w:after="0" w:line="240" w:lineRule="auto"/>
        <w:jc w:val="center"/>
        <w:rPr>
          <w:ins w:id="522" w:author="Abdul Ghanni" w:date="2015-10-19T19:17:00Z"/>
          <w:i/>
          <w:szCs w:val="24"/>
          <w:lang w:val="id-ID"/>
        </w:rPr>
      </w:pPr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523" w:author="Abdul Ghanni" w:date="2015-10-19T19:18:00Z"/>
          <w:sz w:val="24"/>
          <w:szCs w:val="24"/>
          <w:lang w:val="id-ID"/>
        </w:rPr>
        <w:pPrChange w:id="524" w:author="Abdul Ghanni" w:date="2015-10-19T19:17:00Z">
          <w:pPr>
            <w:spacing w:after="0" w:line="240" w:lineRule="auto"/>
            <w:jc w:val="center"/>
          </w:pPr>
        </w:pPrChange>
      </w:pPr>
      <w:ins w:id="525" w:author="Abdul Ghanni" w:date="2015-10-19T19:17:00Z">
        <w:r>
          <w:rPr>
            <w:sz w:val="24"/>
            <w:szCs w:val="24"/>
            <w:lang w:val="id-ID"/>
          </w:rPr>
          <w:lastRenderedPageBreak/>
          <w:t xml:space="preserve">Untuk membatalkan PJD, tekan tombol batalkan </w:t>
        </w:r>
        <w:proofErr w:type="spellStart"/>
        <w:r>
          <w:rPr>
            <w:sz w:val="24"/>
            <w:szCs w:val="24"/>
            <w:lang w:val="id-ID"/>
          </w:rPr>
          <w:t>pjd</w:t>
        </w:r>
      </w:ins>
      <w:proofErr w:type="spellEnd"/>
      <w:ins w:id="526" w:author="Abdul Ghanni" w:date="2015-10-19T19:18:00Z">
        <w:r w:rsidR="00FA0CD9">
          <w:rPr>
            <w:sz w:val="24"/>
            <w:szCs w:val="24"/>
            <w:lang w:val="id-ID"/>
          </w:rPr>
          <w:t>.</w:t>
        </w:r>
      </w:ins>
    </w:p>
    <w:p w:rsidR="00FA0CD9" w:rsidRPr="00EE1014" w:rsidRDefault="00FA0CD9">
      <w:pPr>
        <w:pStyle w:val="ListParagraph"/>
        <w:numPr>
          <w:ilvl w:val="1"/>
          <w:numId w:val="28"/>
        </w:numPr>
        <w:spacing w:after="0" w:line="240" w:lineRule="auto"/>
        <w:rPr>
          <w:ins w:id="527" w:author="Abdul Ghanni" w:date="2015-10-19T19:00:00Z"/>
          <w:sz w:val="24"/>
          <w:szCs w:val="24"/>
          <w:lang w:val="id-ID"/>
          <w:rPrChange w:id="528" w:author="Abdul Ghanni" w:date="2015-10-19T19:17:00Z">
            <w:rPr>
              <w:ins w:id="529" w:author="Abdul Ghanni" w:date="2015-10-19T19:00:00Z"/>
              <w:i/>
              <w:szCs w:val="24"/>
              <w:lang w:val="id-ID"/>
            </w:rPr>
          </w:rPrChange>
        </w:rPr>
        <w:pPrChange w:id="530" w:author="Abdul Ghanni" w:date="2015-10-19T19:17:00Z">
          <w:pPr>
            <w:spacing w:after="0" w:line="240" w:lineRule="auto"/>
            <w:jc w:val="center"/>
          </w:pPr>
        </w:pPrChange>
      </w:pPr>
      <w:ins w:id="531" w:author="Abdul Ghanni" w:date="2015-10-19T19:18:00Z">
        <w:r>
          <w:rPr>
            <w:sz w:val="24"/>
            <w:szCs w:val="24"/>
            <w:lang w:val="id-ID"/>
          </w:rPr>
          <w:t>Pada modal konfirmasi pembatalan, isi alasan pembatalan, lalu tekan tombol ya untuk mengkonfirmasi pembatalan.</w:t>
        </w:r>
      </w:ins>
    </w:p>
    <w:p w:rsidR="009A03BA" w:rsidRDefault="00D0723D">
      <w:pPr>
        <w:spacing w:after="0" w:line="240" w:lineRule="auto"/>
        <w:rPr>
          <w:ins w:id="532" w:author="Abdul Ghanni" w:date="2015-10-19T19:00:00Z"/>
          <w:sz w:val="24"/>
          <w:szCs w:val="24"/>
          <w:lang w:val="id-ID"/>
        </w:rPr>
        <w:pPrChange w:id="533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34" w:author="Abdul Ghanni" w:date="2015-10-19T16:16:00Z">
        <w:r>
          <w:rPr>
            <w:sz w:val="24"/>
            <w:szCs w:val="24"/>
            <w:lang w:val="id-ID"/>
          </w:rPr>
          <w:pict>
            <v:shape id="_x0000_i1039" type="#_x0000_t75" style="width:433.25pt;height:148.4pt">
              <v:imagedata r:id="rId22" o:title="16" croptop="41303f" cropbottom="9158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535" w:author="Abdul Ghanni" w:date="2015-10-19T19:00:00Z"/>
          <w:i/>
          <w:szCs w:val="24"/>
          <w:lang w:val="id-ID"/>
        </w:rPr>
      </w:pPr>
      <w:ins w:id="536" w:author="Abdul Ghanni" w:date="2015-10-19T19:00:00Z">
        <w:r w:rsidRPr="00A025E0">
          <w:rPr>
            <w:i/>
            <w:szCs w:val="24"/>
            <w:lang w:val="id-ID"/>
          </w:rPr>
          <w:t>Gambar 1.1</w:t>
        </w:r>
        <w:r w:rsidR="00FA0CD9">
          <w:rPr>
            <w:i/>
            <w:szCs w:val="24"/>
            <w:lang w:val="id-ID"/>
          </w:rPr>
          <w:t>6</w:t>
        </w:r>
      </w:ins>
    </w:p>
    <w:p w:rsidR="009A03BA" w:rsidRDefault="009A03BA">
      <w:pPr>
        <w:spacing w:after="0" w:line="240" w:lineRule="auto"/>
        <w:rPr>
          <w:ins w:id="537" w:author="Abdul Ghanni" w:date="2015-10-19T19:00:00Z"/>
          <w:sz w:val="24"/>
          <w:szCs w:val="24"/>
          <w:lang w:val="id-ID"/>
        </w:rPr>
        <w:pPrChange w:id="53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A077B5" w:rsidRDefault="00D0723D">
      <w:pPr>
        <w:spacing w:after="0" w:line="240" w:lineRule="auto"/>
        <w:rPr>
          <w:ins w:id="539" w:author="Abdul Ghanni" w:date="2015-10-19T19:01:00Z"/>
          <w:sz w:val="24"/>
          <w:szCs w:val="24"/>
          <w:lang w:val="id-ID"/>
        </w:rPr>
        <w:pPrChange w:id="54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41" w:author="Abdul Ghanni" w:date="2015-10-19T16:16:00Z">
        <w:r>
          <w:rPr>
            <w:sz w:val="24"/>
            <w:szCs w:val="24"/>
            <w:lang w:val="id-ID"/>
          </w:rPr>
          <w:pict>
            <v:shape id="_x0000_i1040" type="#_x0000_t75" style="width:425.75pt;height:256.7pt">
              <v:imagedata r:id="rId23" o:title="17" croptop="39614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542" w:author="Abdul Ghanni" w:date="2015-10-19T19:18:00Z"/>
          <w:i/>
          <w:szCs w:val="24"/>
          <w:lang w:val="id-ID"/>
        </w:rPr>
      </w:pPr>
      <w:ins w:id="543" w:author="Abdul Ghanni" w:date="2015-10-19T19:01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1</w:t>
        </w:r>
        <w:r w:rsidR="00FA0CD9">
          <w:rPr>
            <w:i/>
            <w:szCs w:val="24"/>
            <w:lang w:val="id-ID"/>
          </w:rPr>
          <w:t>7</w:t>
        </w:r>
      </w:ins>
    </w:p>
    <w:p w:rsidR="00FA0CD9" w:rsidRPr="00FA0CD9" w:rsidRDefault="00FA0CD9">
      <w:pPr>
        <w:pStyle w:val="ListParagraph"/>
        <w:numPr>
          <w:ilvl w:val="1"/>
          <w:numId w:val="28"/>
        </w:numPr>
        <w:spacing w:after="0" w:line="240" w:lineRule="auto"/>
        <w:rPr>
          <w:ins w:id="544" w:author="Abdul Ghanni" w:date="2015-10-19T19:01:00Z"/>
          <w:sz w:val="24"/>
          <w:szCs w:val="24"/>
          <w:lang w:val="id-ID"/>
          <w:rPrChange w:id="545" w:author="Abdul Ghanni" w:date="2015-10-19T19:19:00Z">
            <w:rPr>
              <w:ins w:id="546" w:author="Abdul Ghanni" w:date="2015-10-19T19:01:00Z"/>
              <w:i/>
              <w:szCs w:val="24"/>
              <w:lang w:val="id-ID"/>
            </w:rPr>
          </w:rPrChange>
        </w:rPr>
        <w:pPrChange w:id="547" w:author="Abdul Ghanni" w:date="2015-10-19T19:19:00Z">
          <w:pPr>
            <w:spacing w:after="0" w:line="240" w:lineRule="auto"/>
            <w:jc w:val="center"/>
          </w:pPr>
        </w:pPrChange>
      </w:pPr>
      <w:ins w:id="548" w:author="Abdul Ghanni" w:date="2015-10-19T19:19:00Z">
        <w:r>
          <w:rPr>
            <w:sz w:val="24"/>
            <w:szCs w:val="24"/>
            <w:lang w:val="id-ID"/>
          </w:rPr>
          <w:t xml:space="preserve">Label dan keterangan </w:t>
        </w:r>
        <w:proofErr w:type="spellStart"/>
        <w:r>
          <w:rPr>
            <w:sz w:val="24"/>
            <w:szCs w:val="24"/>
            <w:lang w:val="id-ID"/>
          </w:rPr>
          <w:t>dihalaman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Perjalanan dinas dan pada bagian pembuat tugas akan muncul label </w:t>
        </w:r>
        <w:proofErr w:type="spellStart"/>
        <w:r>
          <w:rPr>
            <w:sz w:val="24"/>
            <w:szCs w:val="24"/>
            <w:lang w:val="id-ID"/>
          </w:rPr>
          <w:t>cancelled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9A03BA" w:rsidRDefault="009A03BA">
      <w:pPr>
        <w:spacing w:after="0" w:line="240" w:lineRule="auto"/>
        <w:rPr>
          <w:ins w:id="549" w:author="Abdul Ghanni" w:date="2015-10-19T16:35:00Z"/>
          <w:sz w:val="24"/>
          <w:szCs w:val="24"/>
          <w:lang w:val="id-ID"/>
        </w:rPr>
        <w:pPrChange w:id="55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A077B5" w:rsidRDefault="00A077B5">
      <w:pPr>
        <w:spacing w:after="0" w:line="240" w:lineRule="auto"/>
        <w:rPr>
          <w:ins w:id="551" w:author="Abdul Ghanni" w:date="2015-10-19T16:35:00Z"/>
          <w:sz w:val="24"/>
          <w:szCs w:val="24"/>
          <w:lang w:val="id-ID"/>
        </w:rPr>
        <w:pPrChange w:id="55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769ED" w:rsidRDefault="00D0723D">
      <w:pPr>
        <w:spacing w:after="0" w:line="240" w:lineRule="auto"/>
        <w:rPr>
          <w:ins w:id="553" w:author="Abdul Ghanni" w:date="2015-10-19T17:09:00Z"/>
          <w:sz w:val="24"/>
          <w:szCs w:val="24"/>
          <w:lang w:val="id-ID"/>
        </w:rPr>
        <w:pPrChange w:id="554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55" w:author="Abdul Ghanni" w:date="2015-10-19T16:16:00Z">
        <w:r>
          <w:rPr>
            <w:sz w:val="24"/>
            <w:szCs w:val="24"/>
            <w:lang w:val="id-ID"/>
          </w:rPr>
          <w:lastRenderedPageBreak/>
          <w:pict>
            <v:shape id="_x0000_i1041" type="#_x0000_t75" style="width:425.75pt;height:177.2pt">
              <v:imagedata r:id="rId24" o:title="18" cropbottom="32237f" cropright="5787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556" w:author="Abdul Ghanni" w:date="2015-10-19T19:21:00Z"/>
          <w:i/>
          <w:szCs w:val="24"/>
          <w:lang w:val="id-ID"/>
        </w:rPr>
      </w:pPr>
      <w:ins w:id="557" w:author="Abdul Ghanni" w:date="2015-10-19T19:01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1</w:t>
        </w:r>
        <w:r w:rsidR="00234E83">
          <w:rPr>
            <w:i/>
            <w:szCs w:val="24"/>
            <w:lang w:val="id-ID"/>
          </w:rPr>
          <w:t>8</w:t>
        </w:r>
      </w:ins>
    </w:p>
    <w:p w:rsidR="009243E5" w:rsidRPr="00234E83" w:rsidRDefault="009243E5">
      <w:pPr>
        <w:pStyle w:val="ListParagraph"/>
        <w:numPr>
          <w:ilvl w:val="1"/>
          <w:numId w:val="28"/>
        </w:numPr>
        <w:spacing w:after="0" w:line="240" w:lineRule="auto"/>
        <w:rPr>
          <w:ins w:id="558" w:author="Abdul Ghanni" w:date="2015-10-19T19:58:00Z"/>
          <w:i/>
          <w:szCs w:val="24"/>
          <w:lang w:val="id-ID"/>
          <w:rPrChange w:id="559" w:author="Abdul Ghanni" w:date="2015-10-19T19:58:00Z">
            <w:rPr>
              <w:ins w:id="560" w:author="Abdul Ghanni" w:date="2015-10-19T19:58:00Z"/>
              <w:szCs w:val="24"/>
              <w:lang w:val="id-ID"/>
            </w:rPr>
          </w:rPrChange>
        </w:rPr>
        <w:pPrChange w:id="561" w:author="Abdul Ghanni" w:date="2015-10-19T19:21:00Z">
          <w:pPr>
            <w:spacing w:after="0" w:line="240" w:lineRule="auto"/>
            <w:jc w:val="center"/>
          </w:pPr>
        </w:pPrChange>
      </w:pPr>
      <w:bookmarkStart w:id="562" w:name="OLE_LINK73"/>
      <w:bookmarkStart w:id="563" w:name="OLE_LINK74"/>
      <w:ins w:id="564" w:author="Abdul Ghanni" w:date="2015-10-19T19:21:00Z">
        <w:r>
          <w:rPr>
            <w:szCs w:val="24"/>
            <w:lang w:val="id-ID"/>
          </w:rPr>
          <w:t xml:space="preserve">Untuk mencetak </w:t>
        </w:r>
        <w:proofErr w:type="spellStart"/>
        <w:r>
          <w:rPr>
            <w:szCs w:val="24"/>
            <w:lang w:val="id-ID"/>
          </w:rPr>
          <w:t>form</w:t>
        </w:r>
        <w:proofErr w:type="spellEnd"/>
        <w:r>
          <w:rPr>
            <w:szCs w:val="24"/>
            <w:lang w:val="id-ID"/>
          </w:rPr>
          <w:t xml:space="preserve">, tekan tombol </w:t>
        </w:r>
        <w:proofErr w:type="spellStart"/>
        <w:r>
          <w:rPr>
            <w:szCs w:val="24"/>
            <w:lang w:val="id-ID"/>
          </w:rPr>
          <w:t>print</w:t>
        </w:r>
        <w:proofErr w:type="spellEnd"/>
        <w:r>
          <w:rPr>
            <w:szCs w:val="24"/>
            <w:lang w:val="id-ID"/>
          </w:rPr>
          <w:t xml:space="preserve"> di daftar perjalanan dinas atau pada halaman detail perjalanan dinas.</w:t>
        </w:r>
      </w:ins>
    </w:p>
    <w:p w:rsidR="00234E83" w:rsidRDefault="00D0723D">
      <w:pPr>
        <w:spacing w:after="0" w:line="240" w:lineRule="auto"/>
        <w:jc w:val="both"/>
        <w:rPr>
          <w:ins w:id="565" w:author="Abdul Ghanni" w:date="2015-10-19T20:05:00Z"/>
          <w:sz w:val="24"/>
          <w:szCs w:val="24"/>
          <w:lang w:val="id-ID"/>
        </w:rPr>
        <w:pPrChange w:id="566" w:author="Abdul Ghanni" w:date="2015-10-19T19:58:00Z">
          <w:pPr>
            <w:spacing w:after="0" w:line="240" w:lineRule="auto"/>
            <w:jc w:val="center"/>
          </w:pPr>
        </w:pPrChange>
      </w:pPr>
      <w:ins w:id="567" w:author="Abdul Ghanni" w:date="2015-10-19T20:04:00Z">
        <w:r>
          <w:rPr>
            <w:sz w:val="24"/>
            <w:szCs w:val="24"/>
            <w:lang w:val="id-ID"/>
          </w:rPr>
          <w:pict>
            <v:shape id="_x0000_i1042" type="#_x0000_t75" style="width:467.05pt;height:185.95pt">
              <v:imagedata r:id="rId25" o:title="19"/>
            </v:shape>
          </w:pict>
        </w:r>
      </w:ins>
    </w:p>
    <w:p w:rsidR="00937DA0" w:rsidRDefault="00937DA0">
      <w:pPr>
        <w:spacing w:after="0" w:line="240" w:lineRule="auto"/>
        <w:jc w:val="both"/>
        <w:rPr>
          <w:ins w:id="568" w:author="Abdul Ghanni" w:date="2015-10-19T20:05:00Z"/>
          <w:sz w:val="24"/>
          <w:szCs w:val="24"/>
          <w:lang w:val="id-ID"/>
        </w:rPr>
        <w:pPrChange w:id="569" w:author="Abdul Ghanni" w:date="2015-10-19T19:58:00Z">
          <w:pPr>
            <w:spacing w:after="0" w:line="240" w:lineRule="auto"/>
            <w:jc w:val="center"/>
          </w:pPr>
        </w:pPrChange>
      </w:pPr>
    </w:p>
    <w:p w:rsidR="00937DA0" w:rsidRDefault="00D0723D">
      <w:pPr>
        <w:spacing w:after="0" w:line="240" w:lineRule="auto"/>
        <w:jc w:val="both"/>
        <w:rPr>
          <w:ins w:id="570" w:author="Abdul Ghanni" w:date="2015-10-19T20:05:00Z"/>
          <w:sz w:val="24"/>
          <w:szCs w:val="24"/>
          <w:lang w:val="id-ID"/>
        </w:rPr>
        <w:pPrChange w:id="571" w:author="Abdul Ghanni" w:date="2015-10-19T19:58:00Z">
          <w:pPr>
            <w:spacing w:after="0" w:line="240" w:lineRule="auto"/>
            <w:jc w:val="center"/>
          </w:pPr>
        </w:pPrChange>
      </w:pPr>
      <w:ins w:id="572" w:author="Abdul Ghanni" w:date="2015-10-19T20:05:00Z">
        <w:r>
          <w:rPr>
            <w:sz w:val="24"/>
            <w:szCs w:val="24"/>
            <w:lang w:val="id-ID"/>
          </w:rPr>
          <w:pict>
            <v:shape id="_x0000_i1043" type="#_x0000_t75" style="width:467.05pt;height:206.6pt">
              <v:imagedata r:id="rId26" o:title="20"/>
            </v:shape>
          </w:pict>
        </w:r>
      </w:ins>
    </w:p>
    <w:p w:rsidR="00C0775F" w:rsidRPr="00937DA0" w:rsidRDefault="00937DA0">
      <w:pPr>
        <w:spacing w:after="0" w:line="240" w:lineRule="auto"/>
        <w:jc w:val="center"/>
        <w:rPr>
          <w:ins w:id="573" w:author="Abdul Ghanni" w:date="2015-10-19T19:26:00Z"/>
          <w:i/>
          <w:szCs w:val="24"/>
          <w:lang w:val="id-ID"/>
          <w:rPrChange w:id="574" w:author="Abdul Ghanni" w:date="2015-10-19T20:05:00Z">
            <w:rPr>
              <w:ins w:id="575" w:author="Abdul Ghanni" w:date="2015-10-19T19:26:00Z"/>
              <w:sz w:val="24"/>
              <w:szCs w:val="24"/>
              <w:lang w:val="id-ID"/>
            </w:rPr>
          </w:rPrChange>
        </w:rPr>
        <w:pPrChange w:id="576" w:author="Abdul Ghanni" w:date="2015-10-19T20:05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77" w:author="Abdul Ghanni" w:date="2015-10-19T20:05:00Z">
        <w:r>
          <w:rPr>
            <w:i/>
            <w:szCs w:val="24"/>
            <w:lang w:val="id-ID"/>
          </w:rPr>
          <w:t>Gambar 1.19</w:t>
        </w:r>
      </w:ins>
      <w:bookmarkEnd w:id="562"/>
      <w:bookmarkEnd w:id="563"/>
    </w:p>
    <w:p w:rsidR="00C0775F" w:rsidRDefault="00C0775F" w:rsidP="00C0775F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ins w:id="578" w:author="Abdul Ghanni" w:date="2015-10-19T19:26:00Z"/>
          <w:b/>
          <w:sz w:val="24"/>
          <w:szCs w:val="24"/>
          <w:lang w:val="id-ID"/>
        </w:rPr>
      </w:pPr>
      <w:bookmarkStart w:id="579" w:name="OLE_LINK59"/>
      <w:bookmarkStart w:id="580" w:name="OLE_LINK60"/>
      <w:ins w:id="581" w:author="Abdul Ghanni" w:date="2015-10-19T19:26:00Z">
        <w:r>
          <w:rPr>
            <w:b/>
            <w:sz w:val="24"/>
            <w:szCs w:val="24"/>
            <w:lang w:val="id-ID"/>
          </w:rPr>
          <w:lastRenderedPageBreak/>
          <w:t>Pengajuan Pelatihan Karyawan</w:t>
        </w:r>
      </w:ins>
    </w:p>
    <w:p w:rsidR="00C0775F" w:rsidRDefault="00C0775F" w:rsidP="00C0775F">
      <w:pPr>
        <w:spacing w:after="0" w:line="240" w:lineRule="auto"/>
        <w:ind w:left="810"/>
        <w:rPr>
          <w:ins w:id="582" w:author="Abdul Ghanni" w:date="2015-10-19T19:26:00Z"/>
          <w:sz w:val="24"/>
          <w:szCs w:val="24"/>
          <w:lang w:val="id-ID"/>
        </w:rPr>
      </w:pPr>
      <w:ins w:id="583" w:author="Abdul Ghanni" w:date="2015-10-19T19:26:00Z">
        <w:r>
          <w:rPr>
            <w:sz w:val="24"/>
            <w:szCs w:val="24"/>
            <w:lang w:val="id-ID"/>
          </w:rPr>
          <w:t>Langkah mengajukan pelatihan :</w:t>
        </w:r>
      </w:ins>
    </w:p>
    <w:p w:rsidR="00C0775F" w:rsidRDefault="00C0775F">
      <w:pPr>
        <w:pStyle w:val="ListParagraph"/>
        <w:numPr>
          <w:ilvl w:val="1"/>
          <w:numId w:val="28"/>
        </w:numPr>
        <w:spacing w:after="0" w:line="240" w:lineRule="auto"/>
        <w:rPr>
          <w:ins w:id="584" w:author="Abdul Ghanni" w:date="2015-10-19T19:26:00Z"/>
          <w:sz w:val="24"/>
          <w:szCs w:val="24"/>
          <w:lang w:val="id-ID"/>
        </w:rPr>
        <w:pPrChange w:id="58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86" w:author="Abdul Ghanni" w:date="2015-10-19T19:26:00Z">
        <w:r>
          <w:rPr>
            <w:sz w:val="24"/>
            <w:szCs w:val="24"/>
            <w:lang w:val="id-ID"/>
          </w:rPr>
          <w:t xml:space="preserve">Masuk ke menu daftar pengajuan </w:t>
        </w:r>
      </w:ins>
      <w:ins w:id="587" w:author="Abdul Ghanni" w:date="2015-10-19T19:27:00Z">
        <w:r>
          <w:rPr>
            <w:sz w:val="24"/>
            <w:szCs w:val="24"/>
            <w:lang w:val="id-ID"/>
          </w:rPr>
          <w:t>pelatihan</w:t>
        </w:r>
      </w:ins>
    </w:p>
    <w:p w:rsidR="00C0775F" w:rsidRPr="00C0775F" w:rsidRDefault="00C0775F">
      <w:pPr>
        <w:pStyle w:val="ListParagraph"/>
        <w:numPr>
          <w:ilvl w:val="1"/>
          <w:numId w:val="28"/>
        </w:numPr>
        <w:spacing w:after="0" w:line="240" w:lineRule="auto"/>
        <w:rPr>
          <w:ins w:id="588" w:author="Abdul Ghanni" w:date="2015-10-19T17:09:00Z"/>
          <w:sz w:val="24"/>
          <w:szCs w:val="24"/>
          <w:lang w:val="id-ID"/>
          <w:rPrChange w:id="589" w:author="Abdul Ghanni" w:date="2015-10-19T19:26:00Z">
            <w:rPr>
              <w:ins w:id="590" w:author="Abdul Ghanni" w:date="2015-10-19T17:09:00Z"/>
              <w:lang w:val="id-ID"/>
            </w:rPr>
          </w:rPrChange>
        </w:rPr>
        <w:pPrChange w:id="59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92" w:author="Abdul Ghanni" w:date="2015-10-19T19:26:00Z">
        <w:r w:rsidRPr="00C0775F">
          <w:rPr>
            <w:sz w:val="24"/>
            <w:szCs w:val="24"/>
            <w:lang w:val="id-ID"/>
            <w:rPrChange w:id="593" w:author="Abdul Ghanni" w:date="2015-10-19T19:26:00Z">
              <w:rPr>
                <w:lang w:val="id-ID"/>
              </w:rPr>
            </w:rPrChange>
          </w:rPr>
          <w:t xml:space="preserve">Tekan tombol </w:t>
        </w:r>
        <w:proofErr w:type="spellStart"/>
        <w:r w:rsidRPr="00C0775F">
          <w:rPr>
            <w:sz w:val="24"/>
            <w:szCs w:val="24"/>
            <w:lang w:val="id-ID"/>
            <w:rPrChange w:id="594" w:author="Abdul Ghanni" w:date="2015-10-19T19:26:00Z">
              <w:rPr>
                <w:lang w:val="id-ID"/>
              </w:rPr>
            </w:rPrChange>
          </w:rPr>
          <w:t>add</w:t>
        </w:r>
        <w:proofErr w:type="spellEnd"/>
        <w:r w:rsidRPr="00C0775F">
          <w:rPr>
            <w:sz w:val="24"/>
            <w:szCs w:val="24"/>
            <w:lang w:val="id-ID"/>
            <w:rPrChange w:id="595" w:author="Abdul Ghanni" w:date="2015-10-19T19:26:00Z">
              <w:rPr>
                <w:lang w:val="id-ID"/>
              </w:rPr>
            </w:rPrChange>
          </w:rPr>
          <w:t xml:space="preserve"> yang ada di pojok kanan atas halaman daftar </w:t>
        </w:r>
      </w:ins>
      <w:ins w:id="596" w:author="Abdul Ghanni" w:date="2015-10-19T19:27:00Z">
        <w:r>
          <w:rPr>
            <w:sz w:val="24"/>
            <w:szCs w:val="24"/>
            <w:lang w:val="id-ID"/>
          </w:rPr>
          <w:t>pelatihan</w:t>
        </w:r>
      </w:ins>
    </w:p>
    <w:p w:rsidR="00C0775F" w:rsidRDefault="00D0723D">
      <w:pPr>
        <w:spacing w:after="0" w:line="240" w:lineRule="auto"/>
        <w:rPr>
          <w:ins w:id="597" w:author="Abdul Ghanni" w:date="2015-10-19T20:00:00Z"/>
          <w:sz w:val="24"/>
          <w:szCs w:val="24"/>
          <w:lang w:val="id-ID"/>
        </w:rPr>
        <w:pPrChange w:id="59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99" w:author="Abdul Ghanni" w:date="2015-10-19T17:09:00Z">
        <w:r>
          <w:rPr>
            <w:sz w:val="24"/>
            <w:szCs w:val="24"/>
            <w:lang w:val="id-ID"/>
          </w:rPr>
          <w:pict>
            <v:shape id="_x0000_i1044" type="#_x0000_t75" style="width:467.05pt;height:97.05pt">
              <v:imagedata r:id="rId27" o:title="1" cropbottom="46442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600" w:author="Abdul Ghanni" w:date="2015-10-19T19:29:00Z"/>
          <w:i/>
          <w:szCs w:val="24"/>
          <w:lang w:val="id-ID"/>
          <w:rPrChange w:id="601" w:author="Abdul Ghanni" w:date="2015-10-19T20:00:00Z">
            <w:rPr>
              <w:ins w:id="602" w:author="Abdul Ghanni" w:date="2015-10-19T19:29:00Z"/>
              <w:sz w:val="24"/>
              <w:szCs w:val="24"/>
              <w:lang w:val="id-ID"/>
            </w:rPr>
          </w:rPrChange>
        </w:rPr>
        <w:pPrChange w:id="603" w:author="Abdul Ghanni" w:date="2015-10-19T20:0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bookmarkStart w:id="604" w:name="OLE_LINK76"/>
      <w:bookmarkStart w:id="605" w:name="OLE_LINK77"/>
      <w:bookmarkStart w:id="606" w:name="OLE_LINK78"/>
      <w:bookmarkStart w:id="607" w:name="OLE_LINK79"/>
      <w:bookmarkStart w:id="608" w:name="OLE_LINK80"/>
      <w:bookmarkStart w:id="609" w:name="OLE_LINK81"/>
      <w:ins w:id="610" w:author="Abdul Ghanni" w:date="2015-10-19T20:00:00Z">
        <w:r>
          <w:rPr>
            <w:i/>
            <w:szCs w:val="24"/>
            <w:lang w:val="id-ID"/>
          </w:rPr>
          <w:t>Gambar 2.1</w:t>
        </w:r>
      </w:ins>
    </w:p>
    <w:bookmarkEnd w:id="604"/>
    <w:bookmarkEnd w:id="605"/>
    <w:bookmarkEnd w:id="606"/>
    <w:bookmarkEnd w:id="607"/>
    <w:bookmarkEnd w:id="608"/>
    <w:bookmarkEnd w:id="609"/>
    <w:p w:rsidR="00B424BE" w:rsidRDefault="00B424BE">
      <w:pPr>
        <w:spacing w:after="0" w:line="240" w:lineRule="auto"/>
        <w:rPr>
          <w:ins w:id="611" w:author="Abdul Ghanni" w:date="2015-10-19T19:29:00Z"/>
          <w:sz w:val="24"/>
          <w:szCs w:val="24"/>
          <w:lang w:val="id-ID"/>
        </w:rPr>
        <w:pPrChange w:id="61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424BE" w:rsidRDefault="00B424BE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ins w:id="613" w:author="Abdul Ghanni" w:date="2015-10-19T19:29:00Z"/>
          <w:sz w:val="24"/>
          <w:szCs w:val="24"/>
          <w:lang w:val="id-ID"/>
        </w:rPr>
        <w:pPrChange w:id="614" w:author="Abdul Ghanni" w:date="2015-10-19T19:29:00Z">
          <w:pPr>
            <w:pStyle w:val="ListParagraph"/>
            <w:numPr>
              <w:numId w:val="32"/>
            </w:numPr>
            <w:spacing w:after="0" w:line="240" w:lineRule="auto"/>
            <w:ind w:hanging="360"/>
            <w:jc w:val="both"/>
          </w:pPr>
        </w:pPrChange>
      </w:pPr>
      <w:ins w:id="615" w:author="Abdul Ghanni" w:date="2015-10-19T19:29:00Z">
        <w:r>
          <w:rPr>
            <w:sz w:val="24"/>
            <w:szCs w:val="24"/>
            <w:lang w:val="id-ID"/>
          </w:rPr>
          <w:t xml:space="preserve">Isi Semua data yang dibutuhkan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Pelatihan dan pilih atasan yang diperlukan untuk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(Untuk HRD sudah otomatis terisi, jadi tidak perlu memilih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untuk HRD), atasan langsung wajib diisi, sedangkan atasan langsung dan lainnya diisi hanya jika diperlukan.</w:t>
        </w:r>
      </w:ins>
    </w:p>
    <w:p w:rsidR="00B424BE" w:rsidRDefault="00B424BE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ins w:id="616" w:author="Abdul Ghanni" w:date="2015-10-19T19:29:00Z"/>
          <w:sz w:val="24"/>
          <w:szCs w:val="24"/>
          <w:lang w:val="id-ID"/>
        </w:rPr>
        <w:pPrChange w:id="617" w:author="Abdul Ghanni" w:date="2015-10-19T19:29:00Z">
          <w:pPr>
            <w:pStyle w:val="ListParagraph"/>
            <w:numPr>
              <w:numId w:val="32"/>
            </w:numPr>
            <w:spacing w:after="0" w:line="240" w:lineRule="auto"/>
            <w:ind w:hanging="360"/>
            <w:jc w:val="both"/>
          </w:pPr>
        </w:pPrChange>
      </w:pPr>
      <w:ins w:id="618" w:author="Abdul Ghanni" w:date="2015-10-19T19:29:00Z">
        <w:r>
          <w:rPr>
            <w:sz w:val="24"/>
            <w:szCs w:val="24"/>
            <w:lang w:val="id-ID"/>
          </w:rPr>
          <w:t xml:space="preserve">Jika semua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data </w:t>
        </w:r>
      </w:ins>
      <w:ins w:id="619" w:author="Abdul Ghanni" w:date="2015-10-19T19:30:00Z">
        <w:r>
          <w:rPr>
            <w:sz w:val="24"/>
            <w:szCs w:val="24"/>
            <w:lang w:val="id-ID"/>
          </w:rPr>
          <w:t xml:space="preserve">dan mengirim permintaan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ke atasan dan HRD.</w:t>
        </w:r>
      </w:ins>
    </w:p>
    <w:bookmarkEnd w:id="579"/>
    <w:bookmarkEnd w:id="580"/>
    <w:p w:rsidR="00B424BE" w:rsidRDefault="00B424BE">
      <w:pPr>
        <w:spacing w:after="0" w:line="240" w:lineRule="auto"/>
        <w:rPr>
          <w:ins w:id="620" w:author="Abdul Ghanni" w:date="2015-10-19T19:27:00Z"/>
          <w:sz w:val="24"/>
          <w:szCs w:val="24"/>
          <w:lang w:val="id-ID"/>
        </w:rPr>
        <w:pPrChange w:id="62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0775F" w:rsidRDefault="00D0723D">
      <w:pPr>
        <w:spacing w:after="0" w:line="240" w:lineRule="auto"/>
        <w:rPr>
          <w:ins w:id="622" w:author="Abdul Ghanni" w:date="2015-10-19T20:00:00Z"/>
          <w:sz w:val="24"/>
          <w:szCs w:val="24"/>
          <w:lang w:val="id-ID"/>
        </w:rPr>
        <w:pPrChange w:id="623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24" w:author="Abdul Ghanni" w:date="2015-10-19T17:09:00Z">
        <w:r>
          <w:rPr>
            <w:sz w:val="24"/>
            <w:szCs w:val="24"/>
            <w:lang w:val="id-ID"/>
          </w:rPr>
          <w:pict>
            <v:shape id="_x0000_i1045" type="#_x0000_t75" style="width:467.05pt;height:243.55pt">
              <v:imagedata r:id="rId28" o:title="2" cropbottom="17619f"/>
            </v:shape>
          </w:pict>
        </w:r>
      </w:ins>
    </w:p>
    <w:p w:rsidR="00234E83" w:rsidRPr="00A025E0" w:rsidRDefault="001544D3" w:rsidP="00234E83">
      <w:pPr>
        <w:spacing w:after="0" w:line="240" w:lineRule="auto"/>
        <w:jc w:val="center"/>
        <w:rPr>
          <w:ins w:id="625" w:author="Abdul Ghanni" w:date="2015-10-19T20:00:00Z"/>
          <w:i/>
          <w:szCs w:val="24"/>
          <w:lang w:val="id-ID"/>
        </w:rPr>
      </w:pPr>
      <w:ins w:id="626" w:author="Abdul Ghanni" w:date="2015-10-19T20:00:00Z">
        <w:r>
          <w:rPr>
            <w:i/>
            <w:szCs w:val="24"/>
            <w:lang w:val="id-ID"/>
          </w:rPr>
          <w:t>Gambar 2.2</w:t>
        </w:r>
      </w:ins>
    </w:p>
    <w:p w:rsidR="00234E83" w:rsidRDefault="00234E83">
      <w:pPr>
        <w:spacing w:after="0" w:line="240" w:lineRule="auto"/>
        <w:rPr>
          <w:ins w:id="627" w:author="Abdul Ghanni" w:date="2015-10-19T19:27:00Z"/>
          <w:sz w:val="24"/>
          <w:szCs w:val="24"/>
          <w:lang w:val="id-ID"/>
        </w:rPr>
        <w:pPrChange w:id="62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C3C06" w:rsidRDefault="00D0723D">
      <w:pPr>
        <w:spacing w:after="0" w:line="240" w:lineRule="auto"/>
        <w:rPr>
          <w:ins w:id="629" w:author="Abdul Ghanni" w:date="2015-10-19T20:00:00Z"/>
          <w:sz w:val="24"/>
          <w:szCs w:val="24"/>
          <w:lang w:val="id-ID"/>
        </w:rPr>
        <w:pPrChange w:id="63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31" w:author="Abdul Ghanni" w:date="2015-10-19T17:09:00Z">
        <w:r>
          <w:rPr>
            <w:sz w:val="24"/>
            <w:szCs w:val="24"/>
            <w:lang w:val="id-ID"/>
          </w:rPr>
          <w:lastRenderedPageBreak/>
          <w:pict>
            <v:shape id="_x0000_i1046" type="#_x0000_t75" style="width:467.05pt;height:247.95pt">
              <v:imagedata r:id="rId29" o:title="3" cropbottom="16753f"/>
            </v:shape>
          </w:pict>
        </w:r>
      </w:ins>
    </w:p>
    <w:p w:rsidR="00234E83" w:rsidRPr="00A025E0" w:rsidRDefault="001544D3" w:rsidP="00234E83">
      <w:pPr>
        <w:spacing w:after="0" w:line="240" w:lineRule="auto"/>
        <w:jc w:val="center"/>
        <w:rPr>
          <w:ins w:id="632" w:author="Abdul Ghanni" w:date="2015-10-19T20:00:00Z"/>
          <w:i/>
          <w:szCs w:val="24"/>
          <w:lang w:val="id-ID"/>
        </w:rPr>
      </w:pPr>
      <w:ins w:id="633" w:author="Abdul Ghanni" w:date="2015-10-19T20:00:00Z">
        <w:r>
          <w:rPr>
            <w:i/>
            <w:szCs w:val="24"/>
            <w:lang w:val="id-ID"/>
          </w:rPr>
          <w:t>Gambar 2.3</w:t>
        </w:r>
      </w:ins>
    </w:p>
    <w:p w:rsidR="00234E83" w:rsidRDefault="00234E83">
      <w:pPr>
        <w:spacing w:after="0" w:line="240" w:lineRule="auto"/>
        <w:rPr>
          <w:ins w:id="634" w:author="Abdul Ghanni" w:date="2015-10-19T19:33:00Z"/>
          <w:sz w:val="24"/>
          <w:szCs w:val="24"/>
          <w:lang w:val="id-ID"/>
        </w:rPr>
        <w:pPrChange w:id="63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424BE" w:rsidRDefault="00B424BE">
      <w:pPr>
        <w:spacing w:after="0" w:line="240" w:lineRule="auto"/>
        <w:rPr>
          <w:ins w:id="636" w:author="Abdul Ghanni" w:date="2015-10-19T19:33:00Z"/>
          <w:sz w:val="24"/>
          <w:szCs w:val="24"/>
          <w:lang w:val="id-ID"/>
        </w:rPr>
        <w:pPrChange w:id="63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424BE" w:rsidRDefault="00B424BE">
      <w:pPr>
        <w:pStyle w:val="ListParagraph"/>
        <w:numPr>
          <w:ilvl w:val="0"/>
          <w:numId w:val="28"/>
        </w:numPr>
        <w:spacing w:after="0" w:line="240" w:lineRule="auto"/>
        <w:rPr>
          <w:ins w:id="638" w:author="Abdul Ghanni" w:date="2015-10-19T19:33:00Z"/>
          <w:sz w:val="24"/>
          <w:szCs w:val="24"/>
          <w:lang w:val="id-ID"/>
        </w:rPr>
        <w:pPrChange w:id="639" w:author="Abdul Ghanni" w:date="2015-10-19T19:33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bookmarkStart w:id="640" w:name="OLE_LINK61"/>
      <w:bookmarkStart w:id="641" w:name="OLE_LINK62"/>
      <w:ins w:id="642" w:author="Abdul Ghanni" w:date="2015-10-19T19:33:00Z">
        <w:r>
          <w:rPr>
            <w:sz w:val="24"/>
            <w:szCs w:val="24"/>
            <w:lang w:val="id-ID"/>
          </w:rPr>
          <w:t xml:space="preserve">Setelah data </w:t>
        </w:r>
        <w:proofErr w:type="spellStart"/>
        <w:r>
          <w:rPr>
            <w:sz w:val="24"/>
            <w:szCs w:val="24"/>
            <w:lang w:val="id-ID"/>
          </w:rPr>
          <w:t>terimpan</w:t>
        </w:r>
        <w:proofErr w:type="spellEnd"/>
        <w:r>
          <w:rPr>
            <w:sz w:val="24"/>
            <w:szCs w:val="24"/>
            <w:lang w:val="id-ID"/>
          </w:rPr>
          <w:t xml:space="preserve"> selanjutnya untuk notifikasi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dan status pengajuan akan dikirim ke Nama </w:t>
        </w:r>
      </w:ins>
      <w:ins w:id="643" w:author="Abdul Ghanni" w:date="2015-10-19T19:44:00Z">
        <w:r w:rsidR="0065426C">
          <w:rPr>
            <w:sz w:val="24"/>
            <w:szCs w:val="24"/>
            <w:lang w:val="id-ID"/>
          </w:rPr>
          <w:t>pemohon</w:t>
        </w:r>
      </w:ins>
      <w:ins w:id="644" w:author="Abdul Ghanni" w:date="2015-10-19T19:33:00Z">
        <w:r>
          <w:rPr>
            <w:sz w:val="24"/>
            <w:szCs w:val="24"/>
            <w:lang w:val="id-ID"/>
          </w:rPr>
          <w:t xml:space="preserve"> yang Anda isi sebelumnya.</w:t>
        </w:r>
      </w:ins>
    </w:p>
    <w:p w:rsidR="00971CA8" w:rsidRPr="00B424BE" w:rsidRDefault="00971CA8">
      <w:pPr>
        <w:pStyle w:val="ListParagraph"/>
        <w:numPr>
          <w:ilvl w:val="0"/>
          <w:numId w:val="28"/>
        </w:numPr>
        <w:spacing w:after="0" w:line="240" w:lineRule="auto"/>
        <w:rPr>
          <w:ins w:id="645" w:author="Abdul Ghanni" w:date="2015-10-19T19:27:00Z"/>
          <w:sz w:val="24"/>
          <w:szCs w:val="24"/>
          <w:lang w:val="id-ID"/>
          <w:rPrChange w:id="646" w:author="Abdul Ghanni" w:date="2015-10-19T19:33:00Z">
            <w:rPr>
              <w:ins w:id="647" w:author="Abdul Ghanni" w:date="2015-10-19T19:27:00Z"/>
              <w:lang w:val="id-ID"/>
            </w:rPr>
          </w:rPrChange>
        </w:rPr>
        <w:pPrChange w:id="648" w:author="Abdul Ghanni" w:date="2015-10-19T19:33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49" w:author="Abdul Ghanni" w:date="2015-10-19T19:33:00Z">
        <w:r>
          <w:rPr>
            <w:sz w:val="24"/>
            <w:szCs w:val="24"/>
            <w:lang w:val="id-ID"/>
          </w:rPr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form,tekan</w:t>
        </w:r>
        <w:proofErr w:type="spellEnd"/>
        <w:r>
          <w:rPr>
            <w:sz w:val="24"/>
            <w:szCs w:val="24"/>
            <w:lang w:val="id-ID"/>
          </w:rPr>
          <w:t xml:space="preserve"> tombol cetak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daftar pelatihan atau 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bookmarkEnd w:id="640"/>
    <w:bookmarkEnd w:id="641"/>
    <w:p w:rsidR="00C0775F" w:rsidRDefault="00C0775F">
      <w:pPr>
        <w:spacing w:after="0" w:line="240" w:lineRule="auto"/>
        <w:rPr>
          <w:ins w:id="650" w:author="Abdul Ghanni" w:date="2015-10-19T17:11:00Z"/>
          <w:sz w:val="24"/>
          <w:szCs w:val="24"/>
          <w:lang w:val="id-ID"/>
        </w:rPr>
        <w:pPrChange w:id="65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C3C06" w:rsidRDefault="00D0723D">
      <w:pPr>
        <w:spacing w:after="0" w:line="240" w:lineRule="auto"/>
        <w:rPr>
          <w:ins w:id="652" w:author="Abdul Ghanni" w:date="2015-10-19T20:00:00Z"/>
          <w:sz w:val="24"/>
          <w:szCs w:val="24"/>
          <w:lang w:val="id-ID"/>
        </w:rPr>
        <w:pPrChange w:id="653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54" w:author="Abdul Ghanni" w:date="2015-10-19T17:09:00Z">
        <w:r>
          <w:rPr>
            <w:sz w:val="24"/>
            <w:szCs w:val="24"/>
            <w:lang w:val="id-ID"/>
          </w:rPr>
          <w:pict>
            <v:shape id="_x0000_i1047" type="#_x0000_t75" style="width:467.05pt;height:165.9pt">
              <v:imagedata r:id="rId30" o:title="4" cropbottom="33014f"/>
            </v:shape>
          </w:pict>
        </w:r>
      </w:ins>
    </w:p>
    <w:p w:rsidR="00234E83" w:rsidRPr="00A025E0" w:rsidRDefault="001544D3" w:rsidP="00234E83">
      <w:pPr>
        <w:spacing w:after="0" w:line="240" w:lineRule="auto"/>
        <w:jc w:val="center"/>
        <w:rPr>
          <w:ins w:id="655" w:author="Abdul Ghanni" w:date="2015-10-19T20:00:00Z"/>
          <w:i/>
          <w:szCs w:val="24"/>
          <w:lang w:val="id-ID"/>
        </w:rPr>
      </w:pPr>
      <w:ins w:id="656" w:author="Abdul Ghanni" w:date="2015-10-19T20:00:00Z">
        <w:r>
          <w:rPr>
            <w:i/>
            <w:szCs w:val="24"/>
            <w:lang w:val="id-ID"/>
          </w:rPr>
          <w:t>Gambar 2.4</w:t>
        </w:r>
      </w:ins>
    </w:p>
    <w:p w:rsidR="00234E83" w:rsidRDefault="00234E83">
      <w:pPr>
        <w:spacing w:after="0" w:line="240" w:lineRule="auto"/>
        <w:rPr>
          <w:ins w:id="657" w:author="Abdul Ghanni" w:date="2015-10-19T19:27:00Z"/>
          <w:sz w:val="24"/>
          <w:szCs w:val="24"/>
          <w:lang w:val="id-ID"/>
        </w:rPr>
        <w:pPrChange w:id="65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0775F" w:rsidRDefault="00C0775F">
      <w:pPr>
        <w:spacing w:after="0" w:line="240" w:lineRule="auto"/>
        <w:rPr>
          <w:ins w:id="659" w:author="Abdul Ghanni" w:date="2015-10-19T19:27:00Z"/>
          <w:sz w:val="24"/>
          <w:szCs w:val="24"/>
          <w:lang w:val="id-ID"/>
        </w:rPr>
        <w:pPrChange w:id="66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0775F" w:rsidRDefault="00D0723D">
      <w:pPr>
        <w:spacing w:after="0" w:line="240" w:lineRule="auto"/>
        <w:rPr>
          <w:ins w:id="661" w:author="Abdul Ghanni" w:date="2015-10-19T20:00:00Z"/>
          <w:sz w:val="24"/>
          <w:szCs w:val="24"/>
          <w:lang w:val="id-ID"/>
        </w:rPr>
        <w:pPrChange w:id="66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63" w:author="Abdul Ghanni" w:date="2015-10-19T19:28:00Z">
        <w:r>
          <w:rPr>
            <w:sz w:val="24"/>
            <w:szCs w:val="24"/>
            <w:lang w:val="id-ID"/>
          </w:rPr>
          <w:lastRenderedPageBreak/>
          <w:pict>
            <v:shape id="_x0000_i1048" type="#_x0000_t75" style="width:467.7pt;height:323.7pt">
              <v:imagedata r:id="rId31" o:title="6"/>
            </v:shape>
          </w:pict>
        </w:r>
      </w:ins>
    </w:p>
    <w:p w:rsidR="002107FE" w:rsidRPr="001544D3" w:rsidRDefault="001544D3">
      <w:pPr>
        <w:spacing w:after="0" w:line="240" w:lineRule="auto"/>
        <w:jc w:val="center"/>
        <w:rPr>
          <w:ins w:id="664" w:author="Abdul Ghanni" w:date="2015-10-19T19:38:00Z"/>
          <w:i/>
          <w:szCs w:val="24"/>
          <w:lang w:val="id-ID"/>
          <w:rPrChange w:id="665" w:author="Abdul Ghanni" w:date="2015-10-19T20:02:00Z">
            <w:rPr>
              <w:ins w:id="666" w:author="Abdul Ghanni" w:date="2015-10-19T19:38:00Z"/>
              <w:sz w:val="24"/>
              <w:szCs w:val="24"/>
              <w:lang w:val="id-ID"/>
            </w:rPr>
          </w:rPrChange>
        </w:rPr>
        <w:pPrChange w:id="667" w:author="Abdul Ghanni" w:date="2015-10-19T20:02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68" w:author="Abdul Ghanni" w:date="2015-10-19T20:00:00Z">
        <w:r>
          <w:rPr>
            <w:i/>
            <w:szCs w:val="24"/>
            <w:lang w:val="id-ID"/>
          </w:rPr>
          <w:t>Gambar 2.5</w:t>
        </w:r>
      </w:ins>
    </w:p>
    <w:p w:rsidR="002107FE" w:rsidRDefault="002107FE">
      <w:pPr>
        <w:pStyle w:val="ListParagraph"/>
        <w:numPr>
          <w:ilvl w:val="0"/>
          <w:numId w:val="31"/>
        </w:numPr>
        <w:tabs>
          <w:tab w:val="left" w:pos="450"/>
        </w:tabs>
        <w:spacing w:before="240" w:line="360" w:lineRule="auto"/>
        <w:jc w:val="both"/>
        <w:rPr>
          <w:ins w:id="669" w:author="Abdul Ghanni" w:date="2015-10-19T19:38:00Z"/>
          <w:b/>
          <w:sz w:val="24"/>
          <w:szCs w:val="24"/>
          <w:lang w:val="id-ID"/>
        </w:rPr>
        <w:pPrChange w:id="670" w:author="Abdul Ghanni" w:date="2015-10-19T19:38:00Z">
          <w:pPr>
            <w:pStyle w:val="ListParagraph"/>
            <w:numPr>
              <w:numId w:val="33"/>
            </w:numPr>
            <w:tabs>
              <w:tab w:val="left" w:pos="450"/>
            </w:tabs>
            <w:spacing w:before="240" w:line="360" w:lineRule="auto"/>
            <w:ind w:left="810" w:hanging="450"/>
            <w:jc w:val="both"/>
          </w:pPr>
        </w:pPrChange>
      </w:pPr>
      <w:bookmarkStart w:id="671" w:name="OLE_LINK63"/>
      <w:bookmarkStart w:id="672" w:name="OLE_LINK64"/>
      <w:ins w:id="673" w:author="Abdul Ghanni" w:date="2015-10-19T19:38:00Z">
        <w:r>
          <w:rPr>
            <w:b/>
            <w:sz w:val="24"/>
            <w:szCs w:val="24"/>
            <w:lang w:val="id-ID"/>
          </w:rPr>
          <w:t xml:space="preserve">Pengajuan Pelatihan </w:t>
        </w:r>
      </w:ins>
      <w:ins w:id="674" w:author="Abdul Ghanni" w:date="2015-10-19T19:41:00Z">
        <w:r w:rsidR="0065426C">
          <w:rPr>
            <w:b/>
            <w:sz w:val="24"/>
            <w:szCs w:val="24"/>
            <w:lang w:val="id-ID"/>
          </w:rPr>
          <w:t>Group</w:t>
        </w:r>
      </w:ins>
    </w:p>
    <w:p w:rsidR="002107FE" w:rsidRDefault="002107FE" w:rsidP="002107FE">
      <w:pPr>
        <w:spacing w:after="0" w:line="240" w:lineRule="auto"/>
        <w:ind w:left="810"/>
        <w:rPr>
          <w:ins w:id="675" w:author="Abdul Ghanni" w:date="2015-10-19T19:38:00Z"/>
          <w:sz w:val="24"/>
          <w:szCs w:val="24"/>
          <w:lang w:val="id-ID"/>
        </w:rPr>
      </w:pPr>
      <w:ins w:id="676" w:author="Abdul Ghanni" w:date="2015-10-19T19:38:00Z">
        <w:r>
          <w:rPr>
            <w:sz w:val="24"/>
            <w:szCs w:val="24"/>
            <w:lang w:val="id-ID"/>
          </w:rPr>
          <w:t>Langkah mengajukan pelatihan :</w:t>
        </w:r>
      </w:ins>
    </w:p>
    <w:p w:rsidR="002107FE" w:rsidRDefault="002107FE">
      <w:pPr>
        <w:pStyle w:val="ListParagraph"/>
        <w:numPr>
          <w:ilvl w:val="1"/>
          <w:numId w:val="31"/>
        </w:numPr>
        <w:spacing w:after="0" w:line="240" w:lineRule="auto"/>
        <w:rPr>
          <w:ins w:id="677" w:author="Abdul Ghanni" w:date="2015-10-19T19:38:00Z"/>
          <w:sz w:val="24"/>
          <w:szCs w:val="24"/>
          <w:lang w:val="id-ID"/>
        </w:rPr>
        <w:pPrChange w:id="678" w:author="Abdul Ghanni" w:date="2015-10-19T19:38:00Z">
          <w:pPr>
            <w:pStyle w:val="ListParagraph"/>
            <w:numPr>
              <w:ilvl w:val="1"/>
              <w:numId w:val="33"/>
            </w:numPr>
            <w:spacing w:after="0" w:line="240" w:lineRule="auto"/>
            <w:ind w:left="1440" w:hanging="360"/>
          </w:pPr>
        </w:pPrChange>
      </w:pPr>
      <w:ins w:id="679" w:author="Abdul Ghanni" w:date="2015-10-19T19:38:00Z">
        <w:r>
          <w:rPr>
            <w:sz w:val="24"/>
            <w:szCs w:val="24"/>
            <w:lang w:val="id-ID"/>
          </w:rPr>
          <w:t>Masuk ke menu daftar pengajuan pelatihan</w:t>
        </w:r>
      </w:ins>
    </w:p>
    <w:p w:rsidR="002107FE" w:rsidRPr="00A025E0" w:rsidRDefault="002107FE">
      <w:pPr>
        <w:pStyle w:val="ListParagraph"/>
        <w:numPr>
          <w:ilvl w:val="1"/>
          <w:numId w:val="31"/>
        </w:numPr>
        <w:spacing w:after="0" w:line="240" w:lineRule="auto"/>
        <w:rPr>
          <w:ins w:id="680" w:author="Abdul Ghanni" w:date="2015-10-19T19:38:00Z"/>
          <w:sz w:val="24"/>
          <w:szCs w:val="24"/>
          <w:lang w:val="id-ID"/>
        </w:rPr>
        <w:pPrChange w:id="681" w:author="Abdul Ghanni" w:date="2015-10-19T19:38:00Z">
          <w:pPr>
            <w:pStyle w:val="ListParagraph"/>
            <w:numPr>
              <w:ilvl w:val="1"/>
              <w:numId w:val="33"/>
            </w:numPr>
            <w:spacing w:after="0" w:line="240" w:lineRule="auto"/>
            <w:ind w:left="1440" w:hanging="360"/>
          </w:pPr>
        </w:pPrChange>
      </w:pPr>
      <w:ins w:id="682" w:author="Abdul Ghanni" w:date="2015-10-19T19:38:00Z">
        <w:r w:rsidRPr="00A025E0">
          <w:rPr>
            <w:sz w:val="24"/>
            <w:szCs w:val="24"/>
            <w:lang w:val="id-ID"/>
          </w:rPr>
          <w:t xml:space="preserve">Tekan tombol </w:t>
        </w:r>
        <w:proofErr w:type="spellStart"/>
        <w:r w:rsidRPr="00A025E0">
          <w:rPr>
            <w:sz w:val="24"/>
            <w:szCs w:val="24"/>
            <w:lang w:val="id-ID"/>
          </w:rPr>
          <w:t>add</w:t>
        </w:r>
        <w:proofErr w:type="spellEnd"/>
        <w:r w:rsidRPr="00A025E0">
          <w:rPr>
            <w:sz w:val="24"/>
            <w:szCs w:val="24"/>
            <w:lang w:val="id-ID"/>
          </w:rPr>
          <w:t xml:space="preserve"> yang ada di pojok kanan atas halaman daftar </w:t>
        </w:r>
        <w:r>
          <w:rPr>
            <w:sz w:val="24"/>
            <w:szCs w:val="24"/>
            <w:lang w:val="id-ID"/>
          </w:rPr>
          <w:t>pelatihan</w:t>
        </w:r>
      </w:ins>
    </w:p>
    <w:bookmarkEnd w:id="671"/>
    <w:bookmarkEnd w:id="672"/>
    <w:p w:rsidR="002107FE" w:rsidRDefault="00D0723D">
      <w:pPr>
        <w:spacing w:after="0" w:line="240" w:lineRule="auto"/>
        <w:jc w:val="both"/>
        <w:rPr>
          <w:ins w:id="683" w:author="Abdul Ghanni" w:date="2015-10-19T20:00:00Z"/>
          <w:sz w:val="24"/>
          <w:szCs w:val="24"/>
          <w:lang w:val="id-ID"/>
        </w:rPr>
        <w:pPrChange w:id="684" w:author="Abdul Ghanni" w:date="2015-10-19T19:41:00Z">
          <w:pPr>
            <w:spacing w:after="0" w:line="240" w:lineRule="auto"/>
          </w:pPr>
        </w:pPrChange>
      </w:pPr>
      <w:ins w:id="685" w:author="Abdul Ghanni" w:date="2015-10-19T19:41:00Z">
        <w:r>
          <w:rPr>
            <w:sz w:val="24"/>
            <w:szCs w:val="24"/>
            <w:lang w:val="id-ID"/>
          </w:rPr>
          <w:pict>
            <v:shape id="_x0000_i1049" type="#_x0000_t75" style="width:467.05pt;height:142.75pt">
              <v:imagedata r:id="rId32" o:title="1" cropbottom="37441f"/>
            </v:shape>
          </w:pict>
        </w:r>
      </w:ins>
    </w:p>
    <w:p w:rsidR="00234E83" w:rsidRPr="001544D3" w:rsidRDefault="00234E83">
      <w:pPr>
        <w:spacing w:after="0" w:line="240" w:lineRule="auto"/>
        <w:jc w:val="center"/>
        <w:rPr>
          <w:ins w:id="686" w:author="Abdul Ghanni" w:date="2015-10-19T19:38:00Z"/>
          <w:i/>
          <w:szCs w:val="24"/>
          <w:lang w:val="id-ID"/>
          <w:rPrChange w:id="687" w:author="Abdul Ghanni" w:date="2015-10-19T20:02:00Z">
            <w:rPr>
              <w:ins w:id="688" w:author="Abdul Ghanni" w:date="2015-10-19T19:38:00Z"/>
              <w:sz w:val="24"/>
              <w:szCs w:val="24"/>
              <w:lang w:val="id-ID"/>
            </w:rPr>
          </w:rPrChange>
        </w:rPr>
        <w:pPrChange w:id="689" w:author="Abdul Ghanni" w:date="2015-10-19T20:02:00Z">
          <w:pPr>
            <w:spacing w:after="0" w:line="240" w:lineRule="auto"/>
          </w:pPr>
        </w:pPrChange>
      </w:pPr>
      <w:bookmarkStart w:id="690" w:name="OLE_LINK82"/>
      <w:bookmarkStart w:id="691" w:name="OLE_LINK83"/>
      <w:bookmarkStart w:id="692" w:name="OLE_LINK84"/>
      <w:bookmarkStart w:id="693" w:name="OLE_LINK85"/>
      <w:bookmarkStart w:id="694" w:name="OLE_LINK86"/>
      <w:bookmarkStart w:id="695" w:name="OLE_LINK87"/>
      <w:bookmarkStart w:id="696" w:name="OLE_LINK88"/>
      <w:ins w:id="697" w:author="Abdul Ghanni" w:date="2015-10-19T20:00:00Z">
        <w:r>
          <w:rPr>
            <w:i/>
            <w:szCs w:val="24"/>
            <w:lang w:val="id-ID"/>
          </w:rPr>
          <w:t>Gambar 3.1</w:t>
        </w:r>
      </w:ins>
      <w:bookmarkEnd w:id="690"/>
      <w:bookmarkEnd w:id="691"/>
      <w:bookmarkEnd w:id="692"/>
      <w:bookmarkEnd w:id="693"/>
      <w:bookmarkEnd w:id="694"/>
      <w:bookmarkEnd w:id="695"/>
      <w:bookmarkEnd w:id="696"/>
    </w:p>
    <w:p w:rsidR="002107FE" w:rsidRDefault="002107FE" w:rsidP="002107FE">
      <w:pPr>
        <w:spacing w:after="0" w:line="240" w:lineRule="auto"/>
        <w:rPr>
          <w:ins w:id="698" w:author="Abdul Ghanni" w:date="2015-10-19T19:38:00Z"/>
          <w:sz w:val="24"/>
          <w:szCs w:val="24"/>
          <w:lang w:val="id-ID"/>
        </w:rPr>
      </w:pPr>
    </w:p>
    <w:p w:rsidR="002107FE" w:rsidRDefault="002107FE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ins w:id="699" w:author="Abdul Ghanni" w:date="2015-10-19T19:42:00Z"/>
          <w:sz w:val="24"/>
          <w:szCs w:val="24"/>
          <w:lang w:val="id-ID"/>
        </w:rPr>
        <w:pPrChange w:id="700" w:author="Abdul Ghanni" w:date="2015-10-19T19:38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  <w:bookmarkStart w:id="701" w:name="OLE_LINK65"/>
      <w:bookmarkStart w:id="702" w:name="OLE_LINK66"/>
      <w:ins w:id="703" w:author="Abdul Ghanni" w:date="2015-10-19T19:38:00Z">
        <w:r>
          <w:rPr>
            <w:sz w:val="24"/>
            <w:szCs w:val="24"/>
            <w:lang w:val="id-ID"/>
          </w:rPr>
          <w:t xml:space="preserve">Isi Semua data yang dibutuhkan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Pelatihan dan pilih atasan yang diperlukan untuk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(Untuk HRD sudah otomatis terisi, jadi tidak perlu </w:t>
        </w:r>
        <w:r>
          <w:rPr>
            <w:sz w:val="24"/>
            <w:szCs w:val="24"/>
            <w:lang w:val="id-ID"/>
          </w:rPr>
          <w:lastRenderedPageBreak/>
          <w:t xml:space="preserve">memilih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untuk HRD), atasan langsung wajib diisi, sedangkan atasan langsung dan lainnya diisi hanya jika diperlukan.</w:t>
        </w:r>
      </w:ins>
    </w:p>
    <w:p w:rsidR="0065426C" w:rsidRDefault="00D0723D">
      <w:pPr>
        <w:spacing w:after="0" w:line="240" w:lineRule="auto"/>
        <w:jc w:val="both"/>
        <w:rPr>
          <w:ins w:id="704" w:author="Abdul Ghanni" w:date="2015-10-19T20:01:00Z"/>
          <w:lang w:val="id-ID"/>
        </w:rPr>
        <w:pPrChange w:id="705" w:author="Abdul Ghanni" w:date="2015-10-19T19:42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  <w:ins w:id="706" w:author="Abdul Ghanni" w:date="2015-10-19T19:42:00Z">
        <w:r>
          <w:rPr>
            <w:lang w:val="id-ID"/>
          </w:rPr>
          <w:pict>
            <v:shape id="_x0000_i1050" type="#_x0000_t75" style="width:467.05pt;height:171.55pt">
              <v:imagedata r:id="rId33" o:title="2" cropbottom="31765f"/>
            </v:shape>
          </w:pict>
        </w:r>
      </w:ins>
      <w:bookmarkEnd w:id="701"/>
      <w:bookmarkEnd w:id="702"/>
    </w:p>
    <w:p w:rsidR="00234E83" w:rsidRPr="00A025E0" w:rsidRDefault="00234E83" w:rsidP="00234E83">
      <w:pPr>
        <w:spacing w:after="0" w:line="240" w:lineRule="auto"/>
        <w:jc w:val="center"/>
        <w:rPr>
          <w:ins w:id="707" w:author="Abdul Ghanni" w:date="2015-10-19T20:01:00Z"/>
          <w:i/>
          <w:szCs w:val="24"/>
          <w:lang w:val="id-ID"/>
        </w:rPr>
      </w:pPr>
      <w:ins w:id="708" w:author="Abdul Ghanni" w:date="2015-10-19T20:01:00Z">
        <w:r>
          <w:rPr>
            <w:i/>
            <w:szCs w:val="24"/>
            <w:lang w:val="id-ID"/>
          </w:rPr>
          <w:t>Gambar 3</w:t>
        </w:r>
        <w:r w:rsidR="001544D3">
          <w:rPr>
            <w:i/>
            <w:szCs w:val="24"/>
            <w:lang w:val="id-ID"/>
          </w:rPr>
          <w:t>.2</w:t>
        </w:r>
      </w:ins>
    </w:p>
    <w:p w:rsidR="00234E83" w:rsidRDefault="00234E83">
      <w:pPr>
        <w:spacing w:after="0" w:line="240" w:lineRule="auto"/>
        <w:jc w:val="both"/>
        <w:rPr>
          <w:ins w:id="709" w:author="Abdul Ghanni" w:date="2015-10-19T19:42:00Z"/>
          <w:lang w:val="id-ID"/>
        </w:rPr>
        <w:pPrChange w:id="710" w:author="Abdul Ghanni" w:date="2015-10-19T19:42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65426C" w:rsidRDefault="0065426C">
      <w:pPr>
        <w:spacing w:after="0" w:line="240" w:lineRule="auto"/>
        <w:jc w:val="both"/>
        <w:rPr>
          <w:ins w:id="711" w:author="Abdul Ghanni" w:date="2015-10-19T19:42:00Z"/>
          <w:lang w:val="id-ID"/>
        </w:rPr>
        <w:pPrChange w:id="712" w:author="Abdul Ghanni" w:date="2015-10-19T19:42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65426C" w:rsidRDefault="00D0723D">
      <w:pPr>
        <w:spacing w:after="0" w:line="240" w:lineRule="auto"/>
        <w:jc w:val="both"/>
        <w:rPr>
          <w:ins w:id="713" w:author="Abdul Ghanni" w:date="2015-10-19T20:01:00Z"/>
          <w:lang w:val="id-ID"/>
        </w:rPr>
        <w:pPrChange w:id="714" w:author="Abdul Ghanni" w:date="2015-10-19T19:42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  <w:ins w:id="715" w:author="Abdul Ghanni" w:date="2015-10-19T19:42:00Z">
        <w:r>
          <w:rPr>
            <w:lang w:val="id-ID"/>
          </w:rPr>
          <w:pict>
            <v:shape id="_x0000_i1051" type="#_x0000_t75" style="width:467.05pt;height:254.8pt">
              <v:imagedata r:id="rId34" o:title="3" cropbottom="15513f"/>
            </v:shape>
          </w:pict>
        </w:r>
      </w:ins>
    </w:p>
    <w:p w:rsidR="00234E83" w:rsidRPr="00A025E0" w:rsidRDefault="00234E83" w:rsidP="00234E83">
      <w:pPr>
        <w:spacing w:after="0" w:line="240" w:lineRule="auto"/>
        <w:jc w:val="center"/>
        <w:rPr>
          <w:ins w:id="716" w:author="Abdul Ghanni" w:date="2015-10-19T20:01:00Z"/>
          <w:i/>
          <w:szCs w:val="24"/>
          <w:lang w:val="id-ID"/>
        </w:rPr>
      </w:pPr>
      <w:ins w:id="717" w:author="Abdul Ghanni" w:date="2015-10-19T20:01:00Z">
        <w:r>
          <w:rPr>
            <w:i/>
            <w:szCs w:val="24"/>
            <w:lang w:val="id-ID"/>
          </w:rPr>
          <w:t>Gambar 3</w:t>
        </w:r>
        <w:r w:rsidR="001544D3">
          <w:rPr>
            <w:i/>
            <w:szCs w:val="24"/>
            <w:lang w:val="id-ID"/>
          </w:rPr>
          <w:t>.3</w:t>
        </w:r>
      </w:ins>
    </w:p>
    <w:p w:rsidR="00234E83" w:rsidRDefault="00234E83">
      <w:pPr>
        <w:spacing w:after="0" w:line="240" w:lineRule="auto"/>
        <w:jc w:val="both"/>
        <w:rPr>
          <w:ins w:id="718" w:author="Abdul Ghanni" w:date="2015-10-19T19:43:00Z"/>
          <w:lang w:val="id-ID"/>
        </w:rPr>
        <w:pPrChange w:id="719" w:author="Abdul Ghanni" w:date="2015-10-19T19:42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65426C" w:rsidRPr="0065426C" w:rsidRDefault="0065426C">
      <w:pPr>
        <w:spacing w:after="0" w:line="240" w:lineRule="auto"/>
        <w:jc w:val="both"/>
        <w:rPr>
          <w:ins w:id="720" w:author="Abdul Ghanni" w:date="2015-10-19T19:38:00Z"/>
          <w:sz w:val="24"/>
          <w:szCs w:val="24"/>
          <w:lang w:val="id-ID"/>
          <w:rPrChange w:id="721" w:author="Abdul Ghanni" w:date="2015-10-19T19:42:00Z">
            <w:rPr>
              <w:ins w:id="722" w:author="Abdul Ghanni" w:date="2015-10-19T19:38:00Z"/>
              <w:lang w:val="id-ID"/>
            </w:rPr>
          </w:rPrChange>
        </w:rPr>
        <w:pPrChange w:id="723" w:author="Abdul Ghanni" w:date="2015-10-19T19:42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2107FE" w:rsidRDefault="002107FE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ins w:id="724" w:author="Abdul Ghanni" w:date="2015-10-19T19:39:00Z"/>
          <w:sz w:val="24"/>
          <w:szCs w:val="24"/>
          <w:lang w:val="id-ID"/>
        </w:rPr>
        <w:pPrChange w:id="725" w:author="Abdul Ghanni" w:date="2015-10-19T19:38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  <w:bookmarkStart w:id="726" w:name="OLE_LINK67"/>
      <w:bookmarkStart w:id="727" w:name="OLE_LINK68"/>
      <w:ins w:id="728" w:author="Abdul Ghanni" w:date="2015-10-19T19:38:00Z">
        <w:r>
          <w:rPr>
            <w:sz w:val="24"/>
            <w:szCs w:val="24"/>
            <w:lang w:val="id-ID"/>
          </w:rPr>
          <w:t xml:space="preserve">Jika semua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data dan mengirim permintaan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ke atasan dan HRD.</w:t>
        </w:r>
      </w:ins>
    </w:p>
    <w:bookmarkEnd w:id="726"/>
    <w:bookmarkEnd w:id="727"/>
    <w:p w:rsidR="002107FE" w:rsidRDefault="002107FE">
      <w:pPr>
        <w:pStyle w:val="ListParagraph"/>
        <w:numPr>
          <w:ilvl w:val="1"/>
          <w:numId w:val="31"/>
        </w:numPr>
        <w:spacing w:after="0" w:line="240" w:lineRule="auto"/>
        <w:rPr>
          <w:ins w:id="729" w:author="Abdul Ghanni" w:date="2015-10-19T19:39:00Z"/>
          <w:sz w:val="24"/>
          <w:szCs w:val="24"/>
          <w:lang w:val="id-ID"/>
        </w:rPr>
        <w:pPrChange w:id="730" w:author="Abdul Ghanni" w:date="2015-10-19T19:39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  <w:ins w:id="731" w:author="Abdul Ghanni" w:date="2015-10-19T19:39:00Z">
        <w:r>
          <w:rPr>
            <w:sz w:val="24"/>
            <w:szCs w:val="24"/>
            <w:lang w:val="id-ID"/>
          </w:rPr>
          <w:t xml:space="preserve">Setelah data </w:t>
        </w:r>
        <w:proofErr w:type="spellStart"/>
        <w:r>
          <w:rPr>
            <w:sz w:val="24"/>
            <w:szCs w:val="24"/>
            <w:lang w:val="id-ID"/>
          </w:rPr>
          <w:t>terimpan</w:t>
        </w:r>
        <w:proofErr w:type="spellEnd"/>
        <w:r>
          <w:rPr>
            <w:sz w:val="24"/>
            <w:szCs w:val="24"/>
            <w:lang w:val="id-ID"/>
          </w:rPr>
          <w:t xml:space="preserve"> selanjutnya untuk notifikasi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dan status pengajuan akan dikirim ke Nama </w:t>
        </w:r>
      </w:ins>
      <w:ins w:id="732" w:author="Abdul Ghanni" w:date="2015-10-19T19:44:00Z">
        <w:r w:rsidR="0065426C">
          <w:rPr>
            <w:sz w:val="24"/>
            <w:szCs w:val="24"/>
            <w:lang w:val="id-ID"/>
          </w:rPr>
          <w:t>pemohon</w:t>
        </w:r>
      </w:ins>
      <w:ins w:id="733" w:author="Abdul Ghanni" w:date="2015-10-19T19:39:00Z">
        <w:r>
          <w:rPr>
            <w:sz w:val="24"/>
            <w:szCs w:val="24"/>
            <w:lang w:val="id-ID"/>
          </w:rPr>
          <w:t xml:space="preserve"> yang Anda isi sebelumnya.</w:t>
        </w:r>
      </w:ins>
    </w:p>
    <w:p w:rsidR="002107FE" w:rsidRDefault="002107FE">
      <w:pPr>
        <w:pStyle w:val="ListParagraph"/>
        <w:numPr>
          <w:ilvl w:val="1"/>
          <w:numId w:val="31"/>
        </w:numPr>
        <w:spacing w:after="0" w:line="240" w:lineRule="auto"/>
        <w:rPr>
          <w:ins w:id="734" w:author="Abdul Ghanni" w:date="2015-10-19T19:43:00Z"/>
          <w:sz w:val="24"/>
          <w:szCs w:val="24"/>
          <w:lang w:val="id-ID"/>
        </w:rPr>
        <w:pPrChange w:id="735" w:author="Abdul Ghanni" w:date="2015-10-19T19:39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  <w:ins w:id="736" w:author="Abdul Ghanni" w:date="2015-10-19T19:39:00Z">
        <w:r>
          <w:rPr>
            <w:sz w:val="24"/>
            <w:szCs w:val="24"/>
            <w:lang w:val="id-ID"/>
          </w:rPr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form,tekan</w:t>
        </w:r>
        <w:proofErr w:type="spellEnd"/>
        <w:r>
          <w:rPr>
            <w:sz w:val="24"/>
            <w:szCs w:val="24"/>
            <w:lang w:val="id-ID"/>
          </w:rPr>
          <w:t xml:space="preserve"> tombol cetak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daftar pelatihan atau 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65426C" w:rsidRDefault="00D0723D">
      <w:pPr>
        <w:pStyle w:val="ListParagraph"/>
        <w:spacing w:after="0" w:line="240" w:lineRule="auto"/>
        <w:rPr>
          <w:ins w:id="737" w:author="Abdul Ghanni" w:date="2015-10-19T20:01:00Z"/>
          <w:sz w:val="24"/>
          <w:szCs w:val="24"/>
          <w:lang w:val="id-ID"/>
        </w:rPr>
        <w:pPrChange w:id="738" w:author="Abdul Ghanni" w:date="2015-10-19T19:43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  <w:ins w:id="739" w:author="Abdul Ghanni" w:date="2015-10-19T19:43:00Z">
        <w:r>
          <w:rPr>
            <w:sz w:val="24"/>
            <w:szCs w:val="24"/>
            <w:lang w:val="id-ID"/>
          </w:rPr>
          <w:lastRenderedPageBreak/>
          <w:pict>
            <v:shape id="_x0000_i1052" type="#_x0000_t75" style="width:467.05pt;height:174.7pt">
              <v:imagedata r:id="rId35" o:title="4" cropbottom="31165f"/>
            </v:shape>
          </w:pict>
        </w:r>
      </w:ins>
    </w:p>
    <w:p w:rsidR="0065426C" w:rsidRPr="00234E83" w:rsidRDefault="00234E83">
      <w:pPr>
        <w:spacing w:after="0" w:line="240" w:lineRule="auto"/>
        <w:jc w:val="center"/>
        <w:rPr>
          <w:ins w:id="740" w:author="Abdul Ghanni" w:date="2015-10-19T19:43:00Z"/>
          <w:i/>
          <w:szCs w:val="24"/>
          <w:lang w:val="id-ID"/>
          <w:rPrChange w:id="741" w:author="Abdul Ghanni" w:date="2015-10-19T20:01:00Z">
            <w:rPr>
              <w:ins w:id="742" w:author="Abdul Ghanni" w:date="2015-10-19T19:43:00Z"/>
              <w:lang w:val="id-ID"/>
            </w:rPr>
          </w:rPrChange>
        </w:rPr>
        <w:pPrChange w:id="743" w:author="Abdul Ghanni" w:date="2015-10-19T20:0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  <w:ins w:id="744" w:author="Abdul Ghanni" w:date="2015-10-19T20:01:00Z">
        <w:r>
          <w:rPr>
            <w:i/>
            <w:szCs w:val="24"/>
            <w:lang w:val="id-ID"/>
          </w:rPr>
          <w:t>Gambar 3.</w:t>
        </w:r>
        <w:r w:rsidR="001544D3">
          <w:rPr>
            <w:i/>
            <w:szCs w:val="24"/>
            <w:lang w:val="id-ID"/>
          </w:rPr>
          <w:t>4</w:t>
        </w:r>
      </w:ins>
    </w:p>
    <w:p w:rsidR="0065426C" w:rsidRDefault="0065426C">
      <w:pPr>
        <w:pStyle w:val="ListParagraph"/>
        <w:spacing w:after="0" w:line="240" w:lineRule="auto"/>
        <w:rPr>
          <w:ins w:id="745" w:author="Abdul Ghanni" w:date="2015-10-19T19:43:00Z"/>
          <w:sz w:val="24"/>
          <w:szCs w:val="24"/>
          <w:lang w:val="id-ID"/>
        </w:rPr>
        <w:pPrChange w:id="746" w:author="Abdul Ghanni" w:date="2015-10-19T19:43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65426C" w:rsidRDefault="00D0723D">
      <w:pPr>
        <w:pStyle w:val="ListParagraph"/>
        <w:spacing w:after="0" w:line="240" w:lineRule="auto"/>
        <w:rPr>
          <w:ins w:id="747" w:author="Abdul Ghanni" w:date="2015-10-19T20:01:00Z"/>
          <w:sz w:val="24"/>
          <w:szCs w:val="24"/>
          <w:lang w:val="id-ID"/>
        </w:rPr>
        <w:pPrChange w:id="748" w:author="Abdul Ghanni" w:date="2015-10-19T19:43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  <w:ins w:id="749" w:author="Abdul Ghanni" w:date="2015-10-19T19:43:00Z">
        <w:r>
          <w:rPr>
            <w:sz w:val="24"/>
            <w:szCs w:val="24"/>
            <w:lang w:val="id-ID"/>
          </w:rPr>
          <w:pict>
            <v:shape id="_x0000_i1053" type="#_x0000_t75" style="width:467.7pt;height:323.7pt">
              <v:imagedata r:id="rId36" o:title="5"/>
            </v:shape>
          </w:pict>
        </w:r>
      </w:ins>
    </w:p>
    <w:p w:rsidR="00234E83" w:rsidRDefault="00234E83" w:rsidP="00234E83">
      <w:pPr>
        <w:spacing w:after="0" w:line="240" w:lineRule="auto"/>
        <w:jc w:val="center"/>
        <w:rPr>
          <w:ins w:id="750" w:author="Abdul Ghanni" w:date="2015-10-19T20:01:00Z"/>
          <w:i/>
          <w:szCs w:val="24"/>
          <w:lang w:val="id-ID"/>
        </w:rPr>
      </w:pPr>
      <w:ins w:id="751" w:author="Abdul Ghanni" w:date="2015-10-19T20:01:00Z">
        <w:r>
          <w:rPr>
            <w:i/>
            <w:szCs w:val="24"/>
            <w:lang w:val="id-ID"/>
          </w:rPr>
          <w:t>Gambar 3</w:t>
        </w:r>
        <w:r w:rsidR="001544D3">
          <w:rPr>
            <w:i/>
            <w:szCs w:val="24"/>
            <w:lang w:val="id-ID"/>
          </w:rPr>
          <w:t>.5</w:t>
        </w:r>
      </w:ins>
    </w:p>
    <w:p w:rsidR="001544D3" w:rsidRDefault="001544D3" w:rsidP="00234E83">
      <w:pPr>
        <w:spacing w:after="0" w:line="240" w:lineRule="auto"/>
        <w:jc w:val="center"/>
        <w:rPr>
          <w:ins w:id="752" w:author="Abdul Ghanni" w:date="2015-10-19T20:03:00Z"/>
          <w:i/>
          <w:szCs w:val="24"/>
          <w:lang w:val="id-ID"/>
        </w:rPr>
      </w:pPr>
    </w:p>
    <w:p w:rsidR="001544D3" w:rsidRPr="00A025E0" w:rsidRDefault="001544D3" w:rsidP="00234E83">
      <w:pPr>
        <w:spacing w:after="0" w:line="240" w:lineRule="auto"/>
        <w:jc w:val="center"/>
        <w:rPr>
          <w:ins w:id="753" w:author="Abdul Ghanni" w:date="2015-10-19T20:01:00Z"/>
          <w:i/>
          <w:szCs w:val="24"/>
          <w:lang w:val="id-ID"/>
        </w:rPr>
      </w:pPr>
    </w:p>
    <w:p w:rsidR="00234E83" w:rsidRDefault="00234E83">
      <w:pPr>
        <w:pStyle w:val="ListParagraph"/>
        <w:spacing w:after="0" w:line="240" w:lineRule="auto"/>
        <w:rPr>
          <w:ins w:id="754" w:author="Abdul Ghanni" w:date="2015-10-19T20:01:00Z"/>
          <w:sz w:val="24"/>
          <w:szCs w:val="24"/>
          <w:lang w:val="id-ID"/>
        </w:rPr>
        <w:pPrChange w:id="755" w:author="Abdul Ghanni" w:date="2015-10-19T19:43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234E83" w:rsidRDefault="00234E83">
      <w:pPr>
        <w:pStyle w:val="ListParagraph"/>
        <w:spacing w:after="0" w:line="240" w:lineRule="auto"/>
        <w:rPr>
          <w:ins w:id="756" w:author="Abdul Ghanni" w:date="2015-10-19T20:01:00Z"/>
          <w:sz w:val="24"/>
          <w:szCs w:val="24"/>
          <w:lang w:val="id-ID"/>
        </w:rPr>
        <w:pPrChange w:id="757" w:author="Abdul Ghanni" w:date="2015-10-19T19:43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234E83" w:rsidRDefault="00234E83">
      <w:pPr>
        <w:pStyle w:val="ListParagraph"/>
        <w:spacing w:after="0" w:line="240" w:lineRule="auto"/>
        <w:rPr>
          <w:ins w:id="758" w:author="Abdul Ghanni" w:date="2015-10-19T20:01:00Z"/>
          <w:sz w:val="24"/>
          <w:szCs w:val="24"/>
          <w:lang w:val="id-ID"/>
        </w:rPr>
        <w:pPrChange w:id="759" w:author="Abdul Ghanni" w:date="2015-10-19T19:43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234E83" w:rsidRPr="00A025E0" w:rsidRDefault="00234E83">
      <w:pPr>
        <w:pStyle w:val="ListParagraph"/>
        <w:spacing w:after="0" w:line="240" w:lineRule="auto"/>
        <w:rPr>
          <w:ins w:id="760" w:author="Abdul Ghanni" w:date="2015-10-19T19:39:00Z"/>
          <w:sz w:val="24"/>
          <w:szCs w:val="24"/>
          <w:lang w:val="id-ID"/>
        </w:rPr>
        <w:pPrChange w:id="761" w:author="Abdul Ghanni" w:date="2015-10-19T19:43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2107FE" w:rsidRDefault="002107FE">
      <w:pPr>
        <w:pStyle w:val="ListParagraph"/>
        <w:spacing w:after="0" w:line="240" w:lineRule="auto"/>
        <w:ind w:left="1440"/>
        <w:jc w:val="both"/>
        <w:rPr>
          <w:ins w:id="762" w:author="Abdul Ghanni" w:date="2015-10-19T19:40:00Z"/>
          <w:sz w:val="24"/>
          <w:szCs w:val="24"/>
          <w:lang w:val="id-ID"/>
        </w:rPr>
        <w:pPrChange w:id="763" w:author="Abdul Ghanni" w:date="2015-10-19T19:39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65426C" w:rsidRDefault="0065426C" w:rsidP="0065426C">
      <w:pPr>
        <w:pStyle w:val="ListParagraph"/>
        <w:numPr>
          <w:ilvl w:val="0"/>
          <w:numId w:val="31"/>
        </w:numPr>
        <w:tabs>
          <w:tab w:val="left" w:pos="450"/>
        </w:tabs>
        <w:spacing w:before="240" w:line="360" w:lineRule="auto"/>
        <w:jc w:val="both"/>
        <w:rPr>
          <w:ins w:id="764" w:author="Abdul Ghanni" w:date="2015-10-19T19:40:00Z"/>
          <w:b/>
          <w:sz w:val="24"/>
          <w:szCs w:val="24"/>
          <w:lang w:val="id-ID"/>
        </w:rPr>
      </w:pPr>
      <w:ins w:id="765" w:author="Abdul Ghanni" w:date="2015-10-19T19:40:00Z">
        <w:r>
          <w:rPr>
            <w:b/>
            <w:sz w:val="24"/>
            <w:szCs w:val="24"/>
            <w:lang w:val="id-ID"/>
          </w:rPr>
          <w:lastRenderedPageBreak/>
          <w:t xml:space="preserve">Pengajuan Rekap Kesehatan / </w:t>
        </w:r>
        <w:proofErr w:type="spellStart"/>
        <w:r>
          <w:rPr>
            <w:b/>
            <w:sz w:val="24"/>
            <w:szCs w:val="24"/>
            <w:lang w:val="id-ID"/>
          </w:rPr>
          <w:t>Medical</w:t>
        </w:r>
        <w:proofErr w:type="spellEnd"/>
      </w:ins>
    </w:p>
    <w:p w:rsidR="0065426C" w:rsidRDefault="0065426C" w:rsidP="0065426C">
      <w:pPr>
        <w:spacing w:after="0" w:line="240" w:lineRule="auto"/>
        <w:ind w:left="810"/>
        <w:rPr>
          <w:ins w:id="766" w:author="Abdul Ghanni" w:date="2015-10-19T19:40:00Z"/>
          <w:sz w:val="24"/>
          <w:szCs w:val="24"/>
          <w:lang w:val="id-ID"/>
        </w:rPr>
      </w:pPr>
      <w:ins w:id="767" w:author="Abdul Ghanni" w:date="2015-10-19T19:40:00Z">
        <w:r>
          <w:rPr>
            <w:sz w:val="24"/>
            <w:szCs w:val="24"/>
            <w:lang w:val="id-ID"/>
          </w:rPr>
          <w:t>Langkah mengajukan pelatihan :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768" w:author="Abdul Ghanni" w:date="2015-10-19T19:40:00Z"/>
          <w:sz w:val="24"/>
          <w:szCs w:val="24"/>
          <w:lang w:val="id-ID"/>
        </w:rPr>
      </w:pPr>
      <w:ins w:id="769" w:author="Abdul Ghanni" w:date="2015-10-19T19:40:00Z">
        <w:r>
          <w:rPr>
            <w:sz w:val="24"/>
            <w:szCs w:val="24"/>
            <w:lang w:val="id-ID"/>
          </w:rPr>
          <w:t xml:space="preserve">Masuk ke menu daftar pengajuan </w:t>
        </w:r>
      </w:ins>
      <w:ins w:id="770" w:author="Abdul Ghanni" w:date="2015-10-19T20:07:00Z">
        <w:r w:rsidR="00FE2E79">
          <w:rPr>
            <w:sz w:val="24"/>
            <w:szCs w:val="24"/>
            <w:lang w:val="id-ID"/>
          </w:rPr>
          <w:t>Kesehatan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771" w:author="Abdul Ghanni" w:date="2015-10-19T19:47:00Z"/>
          <w:sz w:val="24"/>
          <w:szCs w:val="24"/>
          <w:lang w:val="id-ID"/>
        </w:rPr>
      </w:pPr>
      <w:ins w:id="772" w:author="Abdul Ghanni" w:date="2015-10-19T19:40:00Z">
        <w:r w:rsidRPr="00A025E0">
          <w:rPr>
            <w:sz w:val="24"/>
            <w:szCs w:val="24"/>
            <w:lang w:val="id-ID"/>
          </w:rPr>
          <w:t xml:space="preserve">Tekan tombol </w:t>
        </w:r>
        <w:proofErr w:type="spellStart"/>
        <w:r w:rsidRPr="00A025E0">
          <w:rPr>
            <w:sz w:val="24"/>
            <w:szCs w:val="24"/>
            <w:lang w:val="id-ID"/>
          </w:rPr>
          <w:t>add</w:t>
        </w:r>
        <w:proofErr w:type="spellEnd"/>
        <w:r w:rsidRPr="00A025E0">
          <w:rPr>
            <w:sz w:val="24"/>
            <w:szCs w:val="24"/>
            <w:lang w:val="id-ID"/>
          </w:rPr>
          <w:t xml:space="preserve"> yang ada di pojok kanan atas halaman daftar </w:t>
        </w:r>
      </w:ins>
      <w:ins w:id="773" w:author="Abdul Ghanni" w:date="2015-10-19T20:07:00Z">
        <w:r w:rsidR="00FE2E79">
          <w:rPr>
            <w:sz w:val="24"/>
            <w:szCs w:val="24"/>
            <w:lang w:val="id-ID"/>
          </w:rPr>
          <w:t>Kesehatan</w:t>
        </w:r>
      </w:ins>
    </w:p>
    <w:p w:rsidR="0065426C" w:rsidRDefault="00D0723D">
      <w:pPr>
        <w:spacing w:after="0" w:line="240" w:lineRule="auto"/>
        <w:rPr>
          <w:ins w:id="774" w:author="Abdul Ghanni" w:date="2015-10-19T20:01:00Z"/>
          <w:sz w:val="24"/>
          <w:szCs w:val="24"/>
          <w:lang w:val="id-ID"/>
        </w:rPr>
        <w:pPrChange w:id="775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bookmarkStart w:id="776" w:name="OLE_LINK100"/>
      <w:bookmarkStart w:id="777" w:name="OLE_LINK101"/>
      <w:ins w:id="778" w:author="Abdul Ghanni" w:date="2015-10-19T19:48:00Z">
        <w:r>
          <w:rPr>
            <w:sz w:val="24"/>
            <w:szCs w:val="24"/>
            <w:lang w:val="id-ID"/>
          </w:rPr>
          <w:pict>
            <v:shape id="_x0000_i1054" type="#_x0000_t75" style="width:467.05pt;height:96.4pt">
              <v:imagedata r:id="rId37" o:title="1" cropbottom="46560f"/>
            </v:shape>
          </w:pict>
        </w:r>
      </w:ins>
    </w:p>
    <w:p w:rsidR="0065426C" w:rsidRDefault="00234E83">
      <w:pPr>
        <w:spacing w:after="0" w:line="240" w:lineRule="auto"/>
        <w:jc w:val="center"/>
        <w:rPr>
          <w:ins w:id="779" w:author="Abdul Ghanni" w:date="2015-10-19T20:01:00Z"/>
          <w:i/>
          <w:szCs w:val="24"/>
          <w:lang w:val="id-ID"/>
        </w:rPr>
        <w:pPrChange w:id="780" w:author="Abdul Ghanni" w:date="2015-10-19T20:01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  <w:bookmarkStart w:id="781" w:name="OLE_LINK89"/>
      <w:bookmarkStart w:id="782" w:name="OLE_LINK90"/>
      <w:bookmarkStart w:id="783" w:name="OLE_LINK91"/>
      <w:bookmarkStart w:id="784" w:name="OLE_LINK92"/>
      <w:bookmarkStart w:id="785" w:name="OLE_LINK93"/>
      <w:bookmarkStart w:id="786" w:name="OLE_LINK94"/>
      <w:bookmarkStart w:id="787" w:name="OLE_LINK95"/>
      <w:bookmarkStart w:id="788" w:name="OLE_LINK96"/>
      <w:bookmarkStart w:id="789" w:name="OLE_LINK97"/>
      <w:bookmarkStart w:id="790" w:name="OLE_LINK98"/>
      <w:bookmarkStart w:id="791" w:name="OLE_LINK99"/>
      <w:ins w:id="792" w:author="Abdul Ghanni" w:date="2015-10-19T20:01:00Z">
        <w:r>
          <w:rPr>
            <w:i/>
            <w:szCs w:val="24"/>
            <w:lang w:val="id-ID"/>
          </w:rPr>
          <w:t>Gambar 4.</w:t>
        </w:r>
        <w:bookmarkEnd w:id="776"/>
        <w:bookmarkEnd w:id="777"/>
        <w:r>
          <w:rPr>
            <w:i/>
            <w:szCs w:val="24"/>
            <w:lang w:val="id-ID"/>
          </w:rPr>
          <w:t>1</w:t>
        </w:r>
      </w:ins>
    </w:p>
    <w:bookmarkEnd w:id="781"/>
    <w:bookmarkEnd w:id="782"/>
    <w:bookmarkEnd w:id="783"/>
    <w:bookmarkEnd w:id="784"/>
    <w:bookmarkEnd w:id="785"/>
    <w:bookmarkEnd w:id="786"/>
    <w:bookmarkEnd w:id="787"/>
    <w:bookmarkEnd w:id="788"/>
    <w:bookmarkEnd w:id="789"/>
    <w:bookmarkEnd w:id="790"/>
    <w:bookmarkEnd w:id="791"/>
    <w:p w:rsidR="00234E83" w:rsidRPr="00234E83" w:rsidRDefault="00234E83">
      <w:pPr>
        <w:spacing w:after="0" w:line="240" w:lineRule="auto"/>
        <w:jc w:val="center"/>
        <w:rPr>
          <w:ins w:id="793" w:author="Abdul Ghanni" w:date="2015-10-19T19:38:00Z"/>
          <w:i/>
          <w:szCs w:val="24"/>
          <w:lang w:val="id-ID"/>
          <w:rPrChange w:id="794" w:author="Abdul Ghanni" w:date="2015-10-19T20:01:00Z">
            <w:rPr>
              <w:ins w:id="795" w:author="Abdul Ghanni" w:date="2015-10-19T19:38:00Z"/>
              <w:lang w:val="id-ID"/>
            </w:rPr>
          </w:rPrChange>
        </w:rPr>
        <w:pPrChange w:id="796" w:author="Abdul Ghanni" w:date="2015-10-19T20:01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ins w:id="797" w:author="Abdul Ghanni" w:date="2015-10-19T19:45:00Z"/>
          <w:sz w:val="24"/>
          <w:szCs w:val="24"/>
          <w:lang w:val="id-ID"/>
        </w:rPr>
      </w:pPr>
      <w:ins w:id="798" w:author="Abdul Ghanni" w:date="2015-10-19T19:44:00Z">
        <w:r>
          <w:rPr>
            <w:sz w:val="24"/>
            <w:szCs w:val="24"/>
            <w:lang w:val="id-ID"/>
          </w:rPr>
          <w:t xml:space="preserve">Isi Semua data yang dibutuhkan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</w:t>
        </w:r>
      </w:ins>
      <w:ins w:id="799" w:author="Abdul Ghanni" w:date="2015-10-19T20:07:00Z">
        <w:r w:rsidR="00FE2E79">
          <w:rPr>
            <w:sz w:val="24"/>
            <w:szCs w:val="24"/>
            <w:lang w:val="id-ID"/>
          </w:rPr>
          <w:t>Kesehatan</w:t>
        </w:r>
      </w:ins>
      <w:ins w:id="800" w:author="Abdul Ghanni" w:date="2015-10-19T19:44:00Z">
        <w:r>
          <w:rPr>
            <w:sz w:val="24"/>
            <w:szCs w:val="24"/>
            <w:lang w:val="id-ID"/>
          </w:rPr>
          <w:t xml:space="preserve"> dan pilih atasan yang diperlukan untuk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(Untuk HRD sudah otomatis terisi, jadi tidak perlu memilih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untuk HRD), atasan langsung wajib diisi, sedangkan atasan langsung dan lainnya diisi hanya jika diperlukan.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ins w:id="801" w:author="Abdul Ghanni" w:date="2015-10-19T19:48:00Z"/>
          <w:sz w:val="24"/>
          <w:szCs w:val="24"/>
          <w:lang w:val="id-ID"/>
        </w:rPr>
      </w:pPr>
      <w:ins w:id="802" w:author="Abdul Ghanni" w:date="2015-10-19T19:45:00Z">
        <w:r>
          <w:rPr>
            <w:sz w:val="24"/>
            <w:szCs w:val="24"/>
            <w:lang w:val="id-ID"/>
          </w:rPr>
          <w:t xml:space="preserve">Jika semua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data dan mengirim permintaan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ke atasan dan HRD.</w:t>
        </w:r>
      </w:ins>
    </w:p>
    <w:p w:rsidR="0065426C" w:rsidRDefault="00D0723D">
      <w:pPr>
        <w:spacing w:after="0" w:line="240" w:lineRule="auto"/>
        <w:jc w:val="both"/>
        <w:rPr>
          <w:ins w:id="803" w:author="Abdul Ghanni" w:date="2015-10-19T20:01:00Z"/>
          <w:sz w:val="24"/>
          <w:szCs w:val="24"/>
          <w:lang w:val="id-ID"/>
        </w:rPr>
        <w:pPrChange w:id="804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  <w:ins w:id="805" w:author="Abdul Ghanni" w:date="2015-10-19T19:48:00Z">
        <w:r>
          <w:rPr>
            <w:sz w:val="24"/>
            <w:szCs w:val="24"/>
            <w:lang w:val="id-ID"/>
          </w:rPr>
          <w:pict>
            <v:shape id="_x0000_i1055" type="#_x0000_t75" style="width:467.05pt;height:201.6pt">
              <v:imagedata r:id="rId38" o:title="2" cropbottom="25872f"/>
            </v:shape>
          </w:pict>
        </w:r>
      </w:ins>
    </w:p>
    <w:p w:rsidR="00234E83" w:rsidRDefault="00234E83" w:rsidP="00234E83">
      <w:pPr>
        <w:spacing w:after="0" w:line="240" w:lineRule="auto"/>
        <w:jc w:val="center"/>
        <w:rPr>
          <w:ins w:id="806" w:author="Abdul Ghanni" w:date="2015-10-19T20:01:00Z"/>
          <w:i/>
          <w:szCs w:val="24"/>
          <w:lang w:val="id-ID"/>
        </w:rPr>
      </w:pPr>
      <w:ins w:id="807" w:author="Abdul Ghanni" w:date="2015-10-19T20:01:00Z">
        <w:r>
          <w:rPr>
            <w:i/>
            <w:szCs w:val="24"/>
            <w:lang w:val="id-ID"/>
          </w:rPr>
          <w:t>Gambar 4</w:t>
        </w:r>
        <w:r w:rsidR="001544D3">
          <w:rPr>
            <w:i/>
            <w:szCs w:val="24"/>
            <w:lang w:val="id-ID"/>
          </w:rPr>
          <w:t>.2</w:t>
        </w:r>
      </w:ins>
    </w:p>
    <w:p w:rsidR="00234E83" w:rsidRDefault="00234E83">
      <w:pPr>
        <w:spacing w:after="0" w:line="240" w:lineRule="auto"/>
        <w:jc w:val="both"/>
        <w:rPr>
          <w:ins w:id="808" w:author="Abdul Ghanni" w:date="2015-10-19T19:48:00Z"/>
          <w:sz w:val="24"/>
          <w:szCs w:val="24"/>
          <w:lang w:val="id-ID"/>
        </w:rPr>
        <w:pPrChange w:id="809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</w:p>
    <w:p w:rsidR="0065426C" w:rsidRDefault="00D0723D">
      <w:pPr>
        <w:spacing w:after="0" w:line="240" w:lineRule="auto"/>
        <w:jc w:val="both"/>
        <w:rPr>
          <w:ins w:id="810" w:author="Abdul Ghanni" w:date="2015-10-19T20:01:00Z"/>
          <w:sz w:val="24"/>
          <w:szCs w:val="24"/>
          <w:lang w:val="id-ID"/>
        </w:rPr>
        <w:pPrChange w:id="811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  <w:ins w:id="812" w:author="Abdul Ghanni" w:date="2015-10-19T19:48:00Z">
        <w:r>
          <w:rPr>
            <w:sz w:val="24"/>
            <w:szCs w:val="24"/>
            <w:lang w:val="id-ID"/>
          </w:rPr>
          <w:lastRenderedPageBreak/>
          <w:pict>
            <v:shape id="_x0000_i1056" type="#_x0000_t75" style="width:467.05pt;height:295.5pt">
              <v:imagedata r:id="rId39" o:title="3" cropbottom="4437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813" w:author="Abdul Ghanni" w:date="2015-10-19T19:50:00Z"/>
          <w:i/>
          <w:szCs w:val="24"/>
          <w:lang w:val="id-ID"/>
          <w:rPrChange w:id="814" w:author="Abdul Ghanni" w:date="2015-10-19T20:01:00Z">
            <w:rPr>
              <w:ins w:id="815" w:author="Abdul Ghanni" w:date="2015-10-19T19:50:00Z"/>
              <w:sz w:val="24"/>
              <w:szCs w:val="24"/>
              <w:lang w:val="id-ID"/>
            </w:rPr>
          </w:rPrChange>
        </w:rPr>
        <w:pPrChange w:id="816" w:author="Abdul Ghanni" w:date="2015-10-19T20:01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  <w:ins w:id="817" w:author="Abdul Ghanni" w:date="2015-10-19T20:01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3</w:t>
        </w:r>
      </w:ins>
    </w:p>
    <w:p w:rsidR="001D0606" w:rsidRPr="0065426C" w:rsidRDefault="001D0606">
      <w:pPr>
        <w:spacing w:after="0" w:line="240" w:lineRule="auto"/>
        <w:jc w:val="both"/>
        <w:rPr>
          <w:ins w:id="818" w:author="Abdul Ghanni" w:date="2015-10-19T19:45:00Z"/>
          <w:sz w:val="24"/>
          <w:szCs w:val="24"/>
          <w:lang w:val="id-ID"/>
          <w:rPrChange w:id="819" w:author="Abdul Ghanni" w:date="2015-10-19T19:48:00Z">
            <w:rPr>
              <w:ins w:id="820" w:author="Abdul Ghanni" w:date="2015-10-19T19:45:00Z"/>
              <w:lang w:val="id-ID"/>
            </w:rPr>
          </w:rPrChange>
        </w:rPr>
        <w:pPrChange w:id="821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822" w:author="Abdul Ghanni" w:date="2015-10-19T19:45:00Z"/>
          <w:sz w:val="24"/>
          <w:szCs w:val="24"/>
          <w:lang w:val="id-ID"/>
        </w:rPr>
      </w:pPr>
      <w:ins w:id="823" w:author="Abdul Ghanni" w:date="2015-10-19T19:45:00Z">
        <w:r>
          <w:rPr>
            <w:sz w:val="24"/>
            <w:szCs w:val="24"/>
            <w:lang w:val="id-ID"/>
          </w:rPr>
          <w:t xml:space="preserve">Saat atasan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maka akan muncul notifikasi di menu email.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824" w:author="Abdul Ghanni" w:date="2015-10-19T19:45:00Z"/>
          <w:sz w:val="24"/>
          <w:szCs w:val="24"/>
          <w:lang w:val="id-ID"/>
        </w:rPr>
      </w:pPr>
      <w:ins w:id="825" w:author="Abdul Ghanni" w:date="2015-10-19T19:45:00Z">
        <w:r>
          <w:rPr>
            <w:sz w:val="24"/>
            <w:szCs w:val="24"/>
            <w:lang w:val="id-ID"/>
          </w:rPr>
          <w:t>Tekan pada judul email untuk melihat detail email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826" w:author="Abdul Ghanni" w:date="2015-10-19T19:50:00Z"/>
          <w:sz w:val="24"/>
          <w:szCs w:val="24"/>
          <w:lang w:val="id-ID"/>
        </w:rPr>
      </w:pPr>
      <w:ins w:id="827" w:author="Abdul Ghanni" w:date="2015-10-19T19:45:00Z">
        <w:r>
          <w:rPr>
            <w:sz w:val="24"/>
            <w:szCs w:val="24"/>
            <w:lang w:val="id-ID"/>
          </w:rPr>
          <w:t xml:space="preserve">Tekan pada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 untuk menuju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dan melihat status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terakhir.</w:t>
        </w:r>
      </w:ins>
    </w:p>
    <w:p w:rsidR="001D0606" w:rsidRDefault="00D0723D">
      <w:pPr>
        <w:spacing w:after="0" w:line="240" w:lineRule="auto"/>
        <w:rPr>
          <w:ins w:id="828" w:author="Abdul Ghanni" w:date="2015-10-19T20:01:00Z"/>
          <w:sz w:val="24"/>
          <w:szCs w:val="24"/>
          <w:lang w:val="id-ID"/>
        </w:rPr>
        <w:pPrChange w:id="829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30" w:author="Abdul Ghanni" w:date="2015-10-19T19:50:00Z">
        <w:r>
          <w:rPr>
            <w:sz w:val="24"/>
            <w:szCs w:val="24"/>
            <w:lang w:val="id-ID"/>
          </w:rPr>
          <w:pict>
            <v:shape id="_x0000_i1057" type="#_x0000_t75" style="width:467.05pt;height:106.45pt">
              <v:imagedata r:id="rId40" o:title="4" cropbottom="44592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831" w:author="Abdul Ghanni" w:date="2015-10-19T19:52:00Z"/>
          <w:i/>
          <w:szCs w:val="24"/>
          <w:lang w:val="id-ID"/>
          <w:rPrChange w:id="832" w:author="Abdul Ghanni" w:date="2015-10-19T20:01:00Z">
            <w:rPr>
              <w:ins w:id="833" w:author="Abdul Ghanni" w:date="2015-10-19T19:52:00Z"/>
              <w:sz w:val="24"/>
              <w:szCs w:val="24"/>
              <w:lang w:val="id-ID"/>
            </w:rPr>
          </w:rPrChange>
        </w:rPr>
        <w:pPrChange w:id="834" w:author="Abdul Ghanni" w:date="2015-10-19T20:01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35" w:author="Abdul Ghanni" w:date="2015-10-19T20:01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4</w:t>
        </w:r>
      </w:ins>
    </w:p>
    <w:p w:rsidR="001D0606" w:rsidRDefault="001D0606">
      <w:pPr>
        <w:spacing w:after="0" w:line="240" w:lineRule="auto"/>
        <w:rPr>
          <w:ins w:id="836" w:author="Abdul Ghanni" w:date="2015-10-19T19:52:00Z"/>
          <w:sz w:val="24"/>
          <w:szCs w:val="24"/>
          <w:lang w:val="id-ID"/>
        </w:rPr>
        <w:pPrChange w:id="837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1D0606" w:rsidRDefault="001D0606">
      <w:pPr>
        <w:spacing w:after="0" w:line="240" w:lineRule="auto"/>
        <w:rPr>
          <w:ins w:id="838" w:author="Abdul Ghanni" w:date="2015-10-19T20:02:00Z"/>
          <w:sz w:val="24"/>
          <w:szCs w:val="24"/>
          <w:lang w:val="id-ID"/>
        </w:rPr>
        <w:pPrChange w:id="839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40" w:author="Abdul Ghanni" w:date="2015-10-19T19:52:00Z">
        <w:r>
          <w:rPr>
            <w:noProof/>
            <w:sz w:val="24"/>
            <w:szCs w:val="24"/>
          </w:rPr>
          <w:drawing>
            <wp:inline distT="0" distB="0" distL="0" distR="0" wp14:anchorId="622E79D1" wp14:editId="2C043C91">
              <wp:extent cx="5930010" cy="1407381"/>
              <wp:effectExtent l="0" t="0" r="0" b="2540"/>
              <wp:docPr id="5" name="Picture 5" descr="C:\Users\abdul\AppData\Local\Microsoft\Windows\INetCache\Content.Word\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7" descr="C:\Users\abdul\AppData\Local\Microsoft\Windows\INetCache\Content.Word\6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" b="66723"/>
                      <a:stretch/>
                    </pic:blipFill>
                    <pic:spPr bwMode="auto">
                      <a:xfrm>
                        <a:off x="0" y="0"/>
                        <a:ext cx="5931535" cy="14077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1D0606" w:rsidRPr="00234E83" w:rsidRDefault="00234E83">
      <w:pPr>
        <w:spacing w:after="0" w:line="240" w:lineRule="auto"/>
        <w:jc w:val="center"/>
        <w:rPr>
          <w:ins w:id="841" w:author="Abdul Ghanni" w:date="2015-10-19T19:50:00Z"/>
          <w:i/>
          <w:szCs w:val="24"/>
          <w:lang w:val="id-ID"/>
          <w:rPrChange w:id="842" w:author="Abdul Ghanni" w:date="2015-10-19T20:02:00Z">
            <w:rPr>
              <w:ins w:id="843" w:author="Abdul Ghanni" w:date="2015-10-19T19:50:00Z"/>
              <w:sz w:val="24"/>
              <w:szCs w:val="24"/>
              <w:lang w:val="id-ID"/>
            </w:rPr>
          </w:rPrChange>
        </w:rPr>
        <w:pPrChange w:id="844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45" w:author="Abdul Ghanni" w:date="2015-10-19T20:02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5</w:t>
        </w:r>
      </w:ins>
    </w:p>
    <w:p w:rsidR="001D0606" w:rsidRDefault="00D0723D">
      <w:pPr>
        <w:spacing w:after="0" w:line="240" w:lineRule="auto"/>
        <w:rPr>
          <w:ins w:id="846" w:author="Abdul Ghanni" w:date="2015-10-19T20:02:00Z"/>
          <w:sz w:val="24"/>
          <w:szCs w:val="24"/>
          <w:lang w:val="id-ID"/>
        </w:rPr>
        <w:pPrChange w:id="847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48" w:author="Abdul Ghanni" w:date="2015-10-19T19:51:00Z">
        <w:r>
          <w:rPr>
            <w:sz w:val="24"/>
            <w:szCs w:val="24"/>
            <w:lang w:val="id-ID"/>
          </w:rPr>
          <w:lastRenderedPageBreak/>
          <w:pict>
            <v:shape id="_x0000_i1058" type="#_x0000_t75" style="width:467.05pt;height:125.85pt">
              <v:imagedata r:id="rId42" o:title="7" cropbottom="48391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849" w:author="Abdul Ghanni" w:date="2015-10-19T19:53:00Z"/>
          <w:i/>
          <w:szCs w:val="24"/>
          <w:lang w:val="id-ID"/>
          <w:rPrChange w:id="850" w:author="Abdul Ghanni" w:date="2015-10-19T20:02:00Z">
            <w:rPr>
              <w:ins w:id="851" w:author="Abdul Ghanni" w:date="2015-10-19T19:53:00Z"/>
              <w:sz w:val="24"/>
              <w:szCs w:val="24"/>
              <w:lang w:val="id-ID"/>
            </w:rPr>
          </w:rPrChange>
        </w:rPr>
        <w:pPrChange w:id="852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53" w:author="Abdul Ghanni" w:date="2015-10-19T20:02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6</w:t>
        </w:r>
      </w:ins>
    </w:p>
    <w:p w:rsidR="00234E83" w:rsidRDefault="00234E83">
      <w:pPr>
        <w:spacing w:after="0" w:line="240" w:lineRule="auto"/>
        <w:rPr>
          <w:ins w:id="854" w:author="Abdul Ghanni" w:date="2015-10-19T19:53:00Z"/>
          <w:sz w:val="24"/>
          <w:szCs w:val="24"/>
          <w:lang w:val="id-ID"/>
        </w:rPr>
        <w:pPrChange w:id="855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D0723D">
      <w:pPr>
        <w:spacing w:after="0" w:line="240" w:lineRule="auto"/>
        <w:rPr>
          <w:ins w:id="856" w:author="Abdul Ghanni" w:date="2015-10-19T20:02:00Z"/>
          <w:sz w:val="24"/>
          <w:szCs w:val="24"/>
          <w:lang w:val="id-ID"/>
        </w:rPr>
        <w:pPrChange w:id="857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58" w:author="Abdul Ghanni" w:date="2015-10-19T19:53:00Z">
        <w:r>
          <w:rPr>
            <w:sz w:val="24"/>
            <w:szCs w:val="24"/>
            <w:lang w:val="id-ID"/>
          </w:rPr>
          <w:pict>
            <v:shape id="_x0000_i1059" type="#_x0000_t75" style="width:467.05pt;height:380.05pt">
              <v:imagedata r:id="rId43" o:title="8"/>
            </v:shape>
          </w:pict>
        </w:r>
      </w:ins>
    </w:p>
    <w:p w:rsidR="00234E83" w:rsidRDefault="00234E83" w:rsidP="00234E83">
      <w:pPr>
        <w:spacing w:after="0" w:line="240" w:lineRule="auto"/>
        <w:jc w:val="center"/>
        <w:rPr>
          <w:ins w:id="859" w:author="Abdul Ghanni" w:date="2015-10-19T20:02:00Z"/>
          <w:i/>
          <w:szCs w:val="24"/>
          <w:lang w:val="id-ID"/>
        </w:rPr>
      </w:pPr>
      <w:ins w:id="860" w:author="Abdul Ghanni" w:date="2015-10-19T20:02:00Z">
        <w:r>
          <w:rPr>
            <w:i/>
            <w:szCs w:val="24"/>
            <w:lang w:val="id-ID"/>
          </w:rPr>
          <w:t>Gambar 4</w:t>
        </w:r>
        <w:r w:rsidR="001544D3">
          <w:rPr>
            <w:i/>
            <w:szCs w:val="24"/>
            <w:lang w:val="id-ID"/>
          </w:rPr>
          <w:t>.7</w:t>
        </w:r>
      </w:ins>
    </w:p>
    <w:p w:rsidR="00234E83" w:rsidRDefault="00234E83">
      <w:pPr>
        <w:spacing w:after="0" w:line="240" w:lineRule="auto"/>
        <w:rPr>
          <w:ins w:id="861" w:author="Abdul Ghanni" w:date="2015-10-19T19:53:00Z"/>
          <w:sz w:val="24"/>
          <w:szCs w:val="24"/>
          <w:lang w:val="id-ID"/>
        </w:rPr>
        <w:pPrChange w:id="862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234E83">
      <w:pPr>
        <w:spacing w:after="0" w:line="240" w:lineRule="auto"/>
        <w:rPr>
          <w:ins w:id="863" w:author="Abdul Ghanni" w:date="2015-10-19T19:53:00Z"/>
          <w:sz w:val="24"/>
          <w:szCs w:val="24"/>
          <w:lang w:val="id-ID"/>
        </w:rPr>
        <w:pPrChange w:id="864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D0723D">
      <w:pPr>
        <w:spacing w:after="0" w:line="240" w:lineRule="auto"/>
        <w:rPr>
          <w:ins w:id="865" w:author="Abdul Ghanni" w:date="2015-10-19T20:02:00Z"/>
          <w:sz w:val="24"/>
          <w:szCs w:val="24"/>
          <w:lang w:val="id-ID"/>
        </w:rPr>
        <w:pPrChange w:id="866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67" w:author="Abdul Ghanni" w:date="2015-10-19T19:53:00Z">
        <w:r>
          <w:rPr>
            <w:sz w:val="24"/>
            <w:szCs w:val="24"/>
            <w:lang w:val="id-ID"/>
          </w:rPr>
          <w:lastRenderedPageBreak/>
          <w:pict>
            <v:shape id="_x0000_i1060" type="#_x0000_t75" style="width:467.05pt;height:517.15pt">
              <v:imagedata r:id="rId44" o:title="9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868" w:author="Abdul Ghanni" w:date="2015-10-19T19:53:00Z"/>
          <w:i/>
          <w:szCs w:val="24"/>
          <w:lang w:val="id-ID"/>
          <w:rPrChange w:id="869" w:author="Abdul Ghanni" w:date="2015-10-19T20:02:00Z">
            <w:rPr>
              <w:ins w:id="870" w:author="Abdul Ghanni" w:date="2015-10-19T19:53:00Z"/>
              <w:sz w:val="24"/>
              <w:szCs w:val="24"/>
              <w:lang w:val="id-ID"/>
            </w:rPr>
          </w:rPrChange>
        </w:rPr>
        <w:pPrChange w:id="871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72" w:author="Abdul Ghanni" w:date="2015-10-19T20:02:00Z">
        <w:r>
          <w:rPr>
            <w:i/>
            <w:szCs w:val="24"/>
            <w:lang w:val="id-ID"/>
          </w:rPr>
          <w:t>Gambar 4.</w:t>
        </w:r>
      </w:ins>
      <w:ins w:id="873" w:author="Abdul Ghanni" w:date="2015-10-19T20:03:00Z">
        <w:r w:rsidR="001544D3">
          <w:rPr>
            <w:i/>
            <w:szCs w:val="24"/>
            <w:lang w:val="id-ID"/>
          </w:rPr>
          <w:t>8</w:t>
        </w:r>
      </w:ins>
    </w:p>
    <w:p w:rsidR="00234E83" w:rsidRDefault="00234E83">
      <w:pPr>
        <w:spacing w:after="0" w:line="240" w:lineRule="auto"/>
        <w:rPr>
          <w:ins w:id="874" w:author="Abdul Ghanni" w:date="2015-10-19T19:57:00Z"/>
          <w:sz w:val="24"/>
          <w:szCs w:val="24"/>
          <w:lang w:val="id-ID"/>
        </w:rPr>
        <w:pPrChange w:id="875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Pr="00A025E0" w:rsidRDefault="00234E83">
      <w:pPr>
        <w:pStyle w:val="ListParagraph"/>
        <w:numPr>
          <w:ilvl w:val="1"/>
          <w:numId w:val="31"/>
        </w:numPr>
        <w:spacing w:after="0" w:line="240" w:lineRule="auto"/>
        <w:rPr>
          <w:ins w:id="876" w:author="Abdul Ghanni" w:date="2015-10-19T19:57:00Z"/>
          <w:i/>
          <w:szCs w:val="24"/>
          <w:lang w:val="id-ID"/>
        </w:rPr>
        <w:pPrChange w:id="877" w:author="Abdul Ghanni" w:date="2015-10-19T19:57:00Z">
          <w:pPr>
            <w:pStyle w:val="ListParagraph"/>
            <w:numPr>
              <w:numId w:val="34"/>
            </w:numPr>
            <w:spacing w:after="0" w:line="240" w:lineRule="auto"/>
            <w:ind w:left="1440" w:hanging="360"/>
          </w:pPr>
        </w:pPrChange>
      </w:pPr>
      <w:ins w:id="878" w:author="Abdul Ghanni" w:date="2015-10-19T19:57:00Z">
        <w:r>
          <w:rPr>
            <w:szCs w:val="24"/>
            <w:lang w:val="id-ID"/>
          </w:rPr>
          <w:t xml:space="preserve">Untuk mencetak </w:t>
        </w:r>
        <w:proofErr w:type="spellStart"/>
        <w:r>
          <w:rPr>
            <w:szCs w:val="24"/>
            <w:lang w:val="id-ID"/>
          </w:rPr>
          <w:t>form</w:t>
        </w:r>
        <w:proofErr w:type="spellEnd"/>
        <w:r>
          <w:rPr>
            <w:szCs w:val="24"/>
            <w:lang w:val="id-ID"/>
          </w:rPr>
          <w:t xml:space="preserve">, tekan tombol </w:t>
        </w:r>
        <w:proofErr w:type="spellStart"/>
        <w:r>
          <w:rPr>
            <w:szCs w:val="24"/>
            <w:lang w:val="id-ID"/>
          </w:rPr>
          <w:t>print</w:t>
        </w:r>
        <w:proofErr w:type="spellEnd"/>
        <w:r>
          <w:rPr>
            <w:szCs w:val="24"/>
            <w:lang w:val="id-ID"/>
          </w:rPr>
          <w:t xml:space="preserve"> di daftar perjalanan dinas atau pada halaman detail perjalanan dinas.</w:t>
        </w:r>
      </w:ins>
    </w:p>
    <w:p w:rsidR="00234E83" w:rsidRDefault="00234E83">
      <w:pPr>
        <w:spacing w:after="0" w:line="240" w:lineRule="auto"/>
        <w:rPr>
          <w:ins w:id="879" w:author="Abdul Ghanni" w:date="2015-10-19T19:53:00Z"/>
          <w:sz w:val="24"/>
          <w:szCs w:val="24"/>
          <w:lang w:val="id-ID"/>
        </w:rPr>
        <w:pPrChange w:id="880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D0723D">
      <w:pPr>
        <w:spacing w:after="0" w:line="240" w:lineRule="auto"/>
        <w:rPr>
          <w:ins w:id="881" w:author="Abdul Ghanni" w:date="2015-10-19T20:02:00Z"/>
          <w:sz w:val="24"/>
          <w:szCs w:val="24"/>
          <w:lang w:val="id-ID"/>
        </w:rPr>
        <w:pPrChange w:id="882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83" w:author="Abdul Ghanni" w:date="2015-10-19T19:53:00Z">
        <w:r>
          <w:rPr>
            <w:sz w:val="24"/>
            <w:szCs w:val="24"/>
            <w:lang w:val="id-ID"/>
          </w:rPr>
          <w:lastRenderedPageBreak/>
          <w:pict>
            <v:shape id="_x0000_i1061" type="#_x0000_t75" style="width:467.05pt;height:157.75pt">
              <v:imagedata r:id="rId45" o:title="10" cropbottom="34617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884" w:author="Abdul Ghanni" w:date="2015-10-19T19:53:00Z"/>
          <w:i/>
          <w:szCs w:val="24"/>
          <w:lang w:val="id-ID"/>
          <w:rPrChange w:id="885" w:author="Abdul Ghanni" w:date="2015-10-19T20:02:00Z">
            <w:rPr>
              <w:ins w:id="886" w:author="Abdul Ghanni" w:date="2015-10-19T19:53:00Z"/>
              <w:sz w:val="24"/>
              <w:szCs w:val="24"/>
              <w:lang w:val="id-ID"/>
            </w:rPr>
          </w:rPrChange>
        </w:rPr>
        <w:pPrChange w:id="887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88" w:author="Abdul Ghanni" w:date="2015-10-19T20:02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9</w:t>
        </w:r>
      </w:ins>
    </w:p>
    <w:p w:rsidR="00234E83" w:rsidRDefault="00234E83">
      <w:pPr>
        <w:spacing w:after="0" w:line="240" w:lineRule="auto"/>
        <w:rPr>
          <w:ins w:id="889" w:author="Abdul Ghanni" w:date="2015-10-19T19:53:00Z"/>
          <w:sz w:val="24"/>
          <w:szCs w:val="24"/>
          <w:lang w:val="id-ID"/>
        </w:rPr>
        <w:pPrChange w:id="890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D0723D">
      <w:pPr>
        <w:spacing w:after="0" w:line="240" w:lineRule="auto"/>
        <w:rPr>
          <w:ins w:id="891" w:author="Abdul Ghanni" w:date="2015-10-19T20:02:00Z"/>
          <w:sz w:val="24"/>
          <w:szCs w:val="24"/>
          <w:lang w:val="id-ID"/>
        </w:rPr>
        <w:pPrChange w:id="892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93" w:author="Abdul Ghanni" w:date="2015-10-19T19:53:00Z">
        <w:r>
          <w:rPr>
            <w:sz w:val="24"/>
            <w:szCs w:val="24"/>
            <w:lang w:val="id-ID"/>
          </w:rPr>
          <w:pict>
            <v:shape id="_x0000_i1062" type="#_x0000_t75" style="width:467.7pt;height:323.7pt">
              <v:imagedata r:id="rId46" o:title="11"/>
            </v:shape>
          </w:pict>
        </w:r>
      </w:ins>
    </w:p>
    <w:p w:rsidR="00234E83" w:rsidRDefault="00234E83" w:rsidP="00234E83">
      <w:pPr>
        <w:spacing w:after="0" w:line="240" w:lineRule="auto"/>
        <w:jc w:val="center"/>
        <w:rPr>
          <w:ins w:id="894" w:author="Abdul Ghanni" w:date="2015-10-19T20:02:00Z"/>
          <w:i/>
          <w:szCs w:val="24"/>
          <w:lang w:val="id-ID"/>
        </w:rPr>
      </w:pPr>
      <w:ins w:id="895" w:author="Abdul Ghanni" w:date="2015-10-19T20:02:00Z">
        <w:r>
          <w:rPr>
            <w:i/>
            <w:szCs w:val="24"/>
            <w:lang w:val="id-ID"/>
          </w:rPr>
          <w:t>Gambar 4.1</w:t>
        </w:r>
      </w:ins>
      <w:ins w:id="896" w:author="Abdul Ghanni" w:date="2015-10-19T20:03:00Z">
        <w:r w:rsidR="001544D3">
          <w:rPr>
            <w:i/>
            <w:szCs w:val="24"/>
            <w:lang w:val="id-ID"/>
          </w:rPr>
          <w:t>0</w:t>
        </w:r>
      </w:ins>
    </w:p>
    <w:p w:rsidR="00BC3C06" w:rsidRDefault="00BC3C06">
      <w:pPr>
        <w:spacing w:after="0" w:line="240" w:lineRule="auto"/>
        <w:rPr>
          <w:ins w:id="897" w:author="Abdul Ghanni" w:date="2015-10-19T17:11:00Z"/>
          <w:sz w:val="24"/>
          <w:szCs w:val="24"/>
          <w:lang w:val="id-ID"/>
        </w:rPr>
        <w:pPrChange w:id="89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bookmarkEnd w:id="215"/>
    <w:bookmarkEnd w:id="216"/>
    <w:p w:rsidR="003F6D4F" w:rsidRPr="00937DA0" w:rsidDel="00937DA0" w:rsidRDefault="003F6D4F">
      <w:pPr>
        <w:tabs>
          <w:tab w:val="left" w:pos="450"/>
        </w:tabs>
        <w:spacing w:before="240" w:line="360" w:lineRule="auto"/>
        <w:jc w:val="both"/>
        <w:rPr>
          <w:del w:id="899" w:author="Abdul Ghanni" w:date="2015-10-19T20:06:00Z"/>
          <w:b/>
          <w:sz w:val="24"/>
          <w:szCs w:val="24"/>
          <w:lang w:val="id-ID"/>
          <w:rPrChange w:id="900" w:author="Abdul Ghanni" w:date="2015-10-19T20:06:00Z">
            <w:rPr>
              <w:del w:id="901" w:author="Abdul Ghanni" w:date="2015-10-19T20:06:00Z"/>
              <w:b/>
              <w:sz w:val="28"/>
              <w:szCs w:val="28"/>
              <w:lang w:val="id-ID"/>
            </w:rPr>
          </w:rPrChange>
        </w:rPr>
        <w:pPrChange w:id="902" w:author="Abdul Ghanni" w:date="2015-10-19T20:06:00Z">
          <w:pPr>
            <w:pStyle w:val="ListParagraph"/>
            <w:numPr>
              <w:numId w:val="28"/>
            </w:numPr>
            <w:tabs>
              <w:tab w:val="left" w:pos="450"/>
            </w:tabs>
            <w:spacing w:before="240" w:line="360" w:lineRule="auto"/>
            <w:ind w:left="810" w:hanging="450"/>
            <w:jc w:val="both"/>
          </w:pPr>
        </w:pPrChange>
      </w:pPr>
      <w:del w:id="903" w:author="Abdul Ghanni" w:date="2015-10-15T05:38:00Z">
        <w:r w:rsidRPr="00937DA0" w:rsidDel="003A4469">
          <w:rPr>
            <w:b/>
            <w:sz w:val="24"/>
            <w:szCs w:val="24"/>
            <w:lang w:val="id-ID"/>
            <w:rPrChange w:id="904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M</w:delText>
        </w:r>
      </w:del>
      <w:del w:id="905" w:author="Abdul Ghanni" w:date="2015-10-19T12:36:00Z">
        <w:r w:rsidRPr="00937DA0" w:rsidDel="009D066A">
          <w:rPr>
            <w:b/>
            <w:sz w:val="24"/>
            <w:szCs w:val="24"/>
            <w:lang w:val="id-ID"/>
            <w:rPrChange w:id="906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engaju</w:delText>
        </w:r>
      </w:del>
      <w:del w:id="907" w:author="Abdul Ghanni" w:date="2015-10-15T05:38:00Z">
        <w:r w:rsidRPr="00937DA0" w:rsidDel="003A4469">
          <w:rPr>
            <w:b/>
            <w:sz w:val="24"/>
            <w:szCs w:val="24"/>
            <w:lang w:val="id-ID"/>
            <w:rPrChange w:id="908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k</w:delText>
        </w:r>
      </w:del>
      <w:del w:id="909" w:author="Abdul Ghanni" w:date="2015-10-19T12:36:00Z">
        <w:r w:rsidRPr="00937DA0" w:rsidDel="009D066A">
          <w:rPr>
            <w:b/>
            <w:sz w:val="24"/>
            <w:szCs w:val="24"/>
            <w:lang w:val="id-ID"/>
            <w:rPrChange w:id="910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 xml:space="preserve">an </w:delText>
        </w:r>
        <w:r w:rsidR="000A4531" w:rsidRPr="00937DA0" w:rsidDel="009D066A">
          <w:rPr>
            <w:b/>
            <w:sz w:val="24"/>
            <w:szCs w:val="24"/>
            <w:lang w:val="id-ID"/>
            <w:rPrChange w:id="911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Permintaan SDM Baru</w:delText>
        </w:r>
      </w:del>
    </w:p>
    <w:p w:rsidR="008C0A18" w:rsidRPr="00937DA0" w:rsidDel="00354C0F" w:rsidRDefault="00126A94">
      <w:pPr>
        <w:rPr>
          <w:del w:id="912" w:author="Abdul Ghanni" w:date="2015-10-19T11:34:00Z"/>
          <w:sz w:val="24"/>
          <w:szCs w:val="24"/>
          <w:lang w:val="id-ID"/>
          <w:rPrChange w:id="913" w:author="Abdul Ghanni" w:date="2015-10-19T20:06:00Z">
            <w:rPr>
              <w:del w:id="914" w:author="Abdul Ghanni" w:date="2015-10-19T11:34:00Z"/>
              <w:sz w:val="24"/>
              <w:szCs w:val="28"/>
              <w:lang w:val="id-ID"/>
            </w:rPr>
          </w:rPrChange>
        </w:rPr>
        <w:pPrChange w:id="915" w:author="Abdul Ghanni" w:date="2015-10-19T20:06:00Z">
          <w:pPr>
            <w:pStyle w:val="ListParagraph"/>
            <w:tabs>
              <w:tab w:val="left" w:pos="450"/>
            </w:tabs>
            <w:spacing w:before="240" w:line="360" w:lineRule="auto"/>
            <w:ind w:left="810"/>
            <w:jc w:val="both"/>
          </w:pPr>
        </w:pPrChange>
      </w:pPr>
      <w:del w:id="916" w:author="Abdul Ghanni" w:date="2015-10-19T11:34:00Z">
        <w:r w:rsidRPr="00937DA0" w:rsidDel="00354C0F">
          <w:rPr>
            <w:sz w:val="24"/>
            <w:szCs w:val="24"/>
            <w:lang w:val="id-ID"/>
            <w:rPrChange w:id="917" w:author="Abdul Ghanni" w:date="2015-10-19T20:06:00Z">
              <w:rPr>
                <w:sz w:val="24"/>
                <w:szCs w:val="28"/>
                <w:lang w:val="id-ID"/>
              </w:rPr>
            </w:rPrChange>
          </w:rPr>
          <w:delText>Langkah mengajukan permintaan SDM Baru :</w:delText>
        </w:r>
      </w:del>
    </w:p>
    <w:p w:rsidR="00126A94" w:rsidRPr="004046EE" w:rsidDel="00354C0F" w:rsidRDefault="00126A94">
      <w:pPr>
        <w:rPr>
          <w:del w:id="918" w:author="Abdul Ghanni" w:date="2015-10-19T11:34:00Z"/>
          <w:lang w:val="id-ID"/>
          <w:rPrChange w:id="919" w:author="Abdul Ghanni" w:date="2015-10-14T19:59:00Z">
            <w:rPr>
              <w:del w:id="920" w:author="Abdul Ghanni" w:date="2015-10-19T11:34:00Z"/>
              <w:sz w:val="24"/>
              <w:szCs w:val="28"/>
              <w:lang w:val="id-ID"/>
            </w:rPr>
          </w:rPrChange>
        </w:rPr>
        <w:pPrChange w:id="921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922" w:author="Abdul Ghanni" w:date="2015-10-19T11:34:00Z">
        <w:r w:rsidRPr="004046EE" w:rsidDel="00354C0F">
          <w:rPr>
            <w:lang w:val="id-ID"/>
            <w:rPrChange w:id="923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Buka menu Permintaan SDM</w:delText>
        </w:r>
      </w:del>
      <w:del w:id="924" w:author="Abdul Ghanni" w:date="2015-10-15T05:38:00Z">
        <w:r w:rsidRPr="004046EE" w:rsidDel="003A4469">
          <w:rPr>
            <w:lang w:val="id-ID"/>
            <w:rPrChange w:id="925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 Baru</w:delText>
        </w:r>
      </w:del>
      <w:del w:id="926" w:author="Abdul Ghanni" w:date="2015-10-19T11:34:00Z">
        <w:r w:rsidRPr="004046EE" w:rsidDel="00354C0F">
          <w:rPr>
            <w:lang w:val="id-ID"/>
            <w:rPrChange w:id="927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.</w:delText>
        </w:r>
      </w:del>
    </w:p>
    <w:p w:rsidR="00126A94" w:rsidRPr="004046EE" w:rsidDel="00354C0F" w:rsidRDefault="00126A94">
      <w:pPr>
        <w:rPr>
          <w:del w:id="928" w:author="Abdul Ghanni" w:date="2015-10-19T11:34:00Z"/>
          <w:lang w:val="id-ID"/>
          <w:rPrChange w:id="929" w:author="Abdul Ghanni" w:date="2015-10-14T19:59:00Z">
            <w:rPr>
              <w:del w:id="930" w:author="Abdul Ghanni" w:date="2015-10-19T11:34:00Z"/>
              <w:sz w:val="24"/>
              <w:szCs w:val="28"/>
              <w:lang w:val="id-ID"/>
            </w:rPr>
          </w:rPrChange>
        </w:rPr>
        <w:pPrChange w:id="931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932" w:author="Abdul Ghanni" w:date="2015-10-19T11:34:00Z">
        <w:r w:rsidRPr="004046EE" w:rsidDel="00354C0F">
          <w:rPr>
            <w:lang w:val="id-ID"/>
            <w:rPrChange w:id="933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Tekan tombol add yang ada di pojok atas kanan halaman.</w:delText>
        </w:r>
      </w:del>
    </w:p>
    <w:p w:rsidR="00126A94" w:rsidRPr="004046EE" w:rsidDel="00354C0F" w:rsidRDefault="00126A94">
      <w:pPr>
        <w:rPr>
          <w:del w:id="934" w:author="Abdul Ghanni" w:date="2015-10-19T11:34:00Z"/>
          <w:lang w:val="id-ID"/>
          <w:rPrChange w:id="935" w:author="Abdul Ghanni" w:date="2015-10-14T19:59:00Z">
            <w:rPr>
              <w:del w:id="936" w:author="Abdul Ghanni" w:date="2015-10-19T11:34:00Z"/>
              <w:sz w:val="24"/>
              <w:szCs w:val="28"/>
              <w:lang w:val="id-ID"/>
            </w:rPr>
          </w:rPrChange>
        </w:rPr>
        <w:pPrChange w:id="937" w:author="Abdul Ghanni" w:date="2015-10-19T20:06:00Z">
          <w:pPr>
            <w:tabs>
              <w:tab w:val="left" w:pos="450"/>
            </w:tabs>
            <w:spacing w:before="240" w:line="240" w:lineRule="auto"/>
          </w:pPr>
        </w:pPrChange>
      </w:pPr>
      <w:del w:id="938" w:author="Abdul Ghanni" w:date="2015-10-19T11:34:00Z">
        <w:r w:rsidRPr="004046EE" w:rsidDel="00354C0F">
          <w:rPr>
            <w:noProof/>
            <w:rPrChange w:id="939" w:author="Abdul Ghanni" w:date="2015-10-14T19:59:00Z">
              <w:rPr>
                <w:noProof/>
                <w:sz w:val="24"/>
                <w:szCs w:val="28"/>
              </w:rPr>
            </w:rPrChange>
          </w:rPr>
          <w:drawing>
            <wp:inline distT="0" distB="0" distL="0" distR="0" wp14:anchorId="45AA296C" wp14:editId="2C03E1F0">
              <wp:extent cx="5939790" cy="1311965"/>
              <wp:effectExtent l="0" t="0" r="3810" b="2540"/>
              <wp:docPr id="2" name="Picture 2" descr="C:\Users\abdul\AppData\Local\Microsoft\Windows\INetCache\Content.Word\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abdul\AppData\Local\Microsoft\Windows\INetCache\Content.Word\1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0379"/>
                      <a:stretch/>
                    </pic:blipFill>
                    <pic:spPr bwMode="auto">
                      <a:xfrm>
                        <a:off x="0" y="0"/>
                        <a:ext cx="5939790" cy="1311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:rsidR="00126A94" w:rsidRPr="004046EE" w:rsidDel="00354C0F" w:rsidRDefault="00126A94">
      <w:pPr>
        <w:rPr>
          <w:del w:id="940" w:author="Abdul Ghanni" w:date="2015-10-19T11:34:00Z"/>
          <w:lang w:val="id-ID"/>
          <w:rPrChange w:id="941" w:author="Abdul Ghanni" w:date="2015-10-14T19:59:00Z">
            <w:rPr>
              <w:del w:id="942" w:author="Abdul Ghanni" w:date="2015-10-19T11:34:00Z"/>
              <w:sz w:val="24"/>
              <w:szCs w:val="28"/>
              <w:lang w:val="id-ID"/>
            </w:rPr>
          </w:rPrChange>
        </w:rPr>
        <w:pPrChange w:id="943" w:author="Abdul Ghanni" w:date="2015-10-19T20:06:00Z">
          <w:pPr>
            <w:tabs>
              <w:tab w:val="left" w:pos="450"/>
            </w:tabs>
            <w:spacing w:before="240" w:line="360" w:lineRule="auto"/>
            <w:jc w:val="center"/>
          </w:pPr>
        </w:pPrChange>
      </w:pPr>
      <w:del w:id="944" w:author="Abdul Ghanni" w:date="2015-10-19T11:34:00Z">
        <w:r w:rsidRPr="004046EE" w:rsidDel="00354C0F">
          <w:rPr>
            <w:i/>
            <w:lang w:val="id-ID"/>
            <w:rPrChange w:id="945" w:author="Abdul Ghanni" w:date="2015-10-14T19:59:00Z">
              <w:rPr>
                <w:i/>
                <w:szCs w:val="28"/>
                <w:lang w:val="id-ID"/>
              </w:rPr>
            </w:rPrChange>
          </w:rPr>
          <w:delText>Gambar 1.1</w:delText>
        </w:r>
      </w:del>
    </w:p>
    <w:p w:rsidR="00126A94" w:rsidRPr="004046EE" w:rsidDel="00354C0F" w:rsidRDefault="00126A94">
      <w:pPr>
        <w:rPr>
          <w:del w:id="946" w:author="Abdul Ghanni" w:date="2015-10-19T11:34:00Z"/>
          <w:lang w:val="id-ID"/>
          <w:rPrChange w:id="947" w:author="Abdul Ghanni" w:date="2015-10-14T19:59:00Z">
            <w:rPr>
              <w:del w:id="948" w:author="Abdul Ghanni" w:date="2015-10-19T11:34:00Z"/>
              <w:sz w:val="24"/>
              <w:szCs w:val="28"/>
              <w:lang w:val="id-ID"/>
            </w:rPr>
          </w:rPrChange>
        </w:rPr>
        <w:pPrChange w:id="949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950" w:author="Abdul Ghanni" w:date="2015-10-19T11:34:00Z">
        <w:r w:rsidRPr="004046EE" w:rsidDel="00354C0F">
          <w:rPr>
            <w:lang w:val="id-ID"/>
            <w:rPrChange w:id="951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Di halaman input permintaan SDM Baru, isi data sesuai permintaan yang akan diajukan lalu pilih atasan yang diperlukan untuk approval pengajuan.</w:delText>
        </w:r>
      </w:del>
    </w:p>
    <w:p w:rsidR="00BF40B7" w:rsidRPr="004046EE" w:rsidDel="00354C0F" w:rsidRDefault="00126A94">
      <w:pPr>
        <w:rPr>
          <w:del w:id="952" w:author="Abdul Ghanni" w:date="2015-10-19T11:34:00Z"/>
          <w:lang w:val="id-ID"/>
          <w:rPrChange w:id="953" w:author="Abdul Ghanni" w:date="2015-10-14T19:59:00Z">
            <w:rPr>
              <w:del w:id="954" w:author="Abdul Ghanni" w:date="2015-10-19T11:34:00Z"/>
              <w:sz w:val="24"/>
              <w:szCs w:val="28"/>
              <w:lang w:val="id-ID"/>
            </w:rPr>
          </w:rPrChange>
        </w:rPr>
        <w:pPrChange w:id="955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956" w:author="Abdul Ghanni" w:date="2015-10-19T11:34:00Z">
        <w:r w:rsidRPr="004046EE" w:rsidDel="00354C0F">
          <w:rPr>
            <w:lang w:val="id-ID"/>
            <w:rPrChange w:id="957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Jika data sudah terisi dan atasan sudah dipilih maka tekan tombol save untuk menyimpan data dan mengirim permintaan approval ke atasan dan HRD.</w:delText>
        </w:r>
      </w:del>
    </w:p>
    <w:p w:rsidR="00126A94" w:rsidRPr="004046EE" w:rsidDel="00354C0F" w:rsidRDefault="00D0723D">
      <w:pPr>
        <w:rPr>
          <w:del w:id="958" w:author="Abdul Ghanni" w:date="2015-10-19T11:34:00Z"/>
          <w:lang w:val="id-ID"/>
          <w:rPrChange w:id="959" w:author="Abdul Ghanni" w:date="2015-10-14T19:59:00Z">
            <w:rPr>
              <w:del w:id="960" w:author="Abdul Ghanni" w:date="2015-10-19T11:34:00Z"/>
              <w:sz w:val="24"/>
              <w:szCs w:val="28"/>
              <w:lang w:val="id-ID"/>
            </w:rPr>
          </w:rPrChange>
        </w:rPr>
        <w:pPrChange w:id="961" w:author="Abdul Ghanni" w:date="2015-10-19T20:06:00Z">
          <w:pPr>
            <w:tabs>
              <w:tab w:val="left" w:pos="450"/>
            </w:tabs>
            <w:spacing w:before="240" w:line="360" w:lineRule="auto"/>
            <w:jc w:val="both"/>
          </w:pPr>
        </w:pPrChange>
      </w:pPr>
      <w:del w:id="962" w:author="Abdul Ghanni" w:date="2015-10-19T11:34:00Z">
        <w:r>
          <w:rPr>
            <w:lang w:val="id-ID"/>
            <w:rPrChange w:id="963" w:author="Abdul Ghanni" w:date="2015-10-14T19:59:00Z">
              <w:rPr>
                <w:lang w:val="id-ID"/>
              </w:rPr>
            </w:rPrChange>
          </w:rPr>
          <w:pict>
            <v:shape id="_x0000_i1063" type="#_x0000_t75" style="width:467.05pt;height:593.55pt">
              <v:imagedata r:id="rId48" o:title="3" croptop="2715f"/>
            </v:shape>
          </w:pict>
        </w:r>
      </w:del>
    </w:p>
    <w:p w:rsidR="00BF40B7" w:rsidRPr="004046EE" w:rsidDel="004046EE" w:rsidRDefault="00BF40B7">
      <w:pPr>
        <w:rPr>
          <w:del w:id="964" w:author="Abdul Ghanni" w:date="2015-10-14T19:59:00Z"/>
          <w:i/>
          <w:lang w:val="id-ID"/>
          <w:rPrChange w:id="965" w:author="Abdul Ghanni" w:date="2015-10-14T19:59:00Z">
            <w:rPr>
              <w:del w:id="966" w:author="Abdul Ghanni" w:date="2015-10-14T19:59:00Z"/>
              <w:i/>
              <w:szCs w:val="28"/>
              <w:lang w:val="id-ID"/>
            </w:rPr>
          </w:rPrChange>
        </w:rPr>
        <w:pPrChange w:id="967" w:author="Abdul Ghanni" w:date="2015-10-19T20:06:00Z">
          <w:pPr>
            <w:tabs>
              <w:tab w:val="left" w:pos="450"/>
            </w:tabs>
            <w:spacing w:before="240" w:line="360" w:lineRule="auto"/>
          </w:pPr>
        </w:pPrChange>
      </w:pPr>
      <w:del w:id="968" w:author="Abdul Ghanni" w:date="2015-10-19T11:34:00Z">
        <w:r w:rsidRPr="004046EE" w:rsidDel="00354C0F">
          <w:rPr>
            <w:i/>
            <w:lang w:val="id-ID"/>
            <w:rPrChange w:id="969" w:author="Abdul Ghanni" w:date="2015-10-14T19:59:00Z">
              <w:rPr>
                <w:i/>
                <w:szCs w:val="28"/>
                <w:lang w:val="id-ID"/>
              </w:rPr>
            </w:rPrChange>
          </w:rPr>
          <w:delText>Gambar 1.2</w:delText>
        </w:r>
      </w:del>
    </w:p>
    <w:p w:rsidR="00BF40B7" w:rsidRPr="004046EE" w:rsidDel="004046EE" w:rsidRDefault="00BF40B7">
      <w:pPr>
        <w:rPr>
          <w:del w:id="970" w:author="Abdul Ghanni" w:date="2015-10-14T19:59:00Z"/>
          <w:lang w:val="id-ID"/>
          <w:rPrChange w:id="971" w:author="Abdul Ghanni" w:date="2015-10-14T19:59:00Z">
            <w:rPr>
              <w:del w:id="972" w:author="Abdul Ghanni" w:date="2015-10-14T19:59:00Z"/>
              <w:sz w:val="24"/>
              <w:szCs w:val="28"/>
              <w:lang w:val="id-ID"/>
            </w:rPr>
          </w:rPrChange>
        </w:rPr>
        <w:pPrChange w:id="973" w:author="Abdul Ghanni" w:date="2015-10-19T20:06:00Z">
          <w:pPr>
            <w:tabs>
              <w:tab w:val="left" w:pos="450"/>
            </w:tabs>
            <w:spacing w:before="240" w:line="360" w:lineRule="auto"/>
          </w:pPr>
        </w:pPrChange>
      </w:pPr>
    </w:p>
    <w:p w:rsidR="00126A94" w:rsidRPr="004046EE" w:rsidDel="00354C0F" w:rsidRDefault="00126A94">
      <w:pPr>
        <w:rPr>
          <w:del w:id="974" w:author="Abdul Ghanni" w:date="2015-10-19T11:34:00Z"/>
          <w:lang w:val="id-ID"/>
          <w:rPrChange w:id="975" w:author="Abdul Ghanni" w:date="2015-10-14T19:59:00Z">
            <w:rPr>
              <w:del w:id="976" w:author="Abdul Ghanni" w:date="2015-10-19T11:34:00Z"/>
              <w:sz w:val="24"/>
              <w:szCs w:val="28"/>
              <w:lang w:val="id-ID"/>
            </w:rPr>
          </w:rPrChange>
        </w:rPr>
        <w:pPrChange w:id="977" w:author="Abdul Ghanni" w:date="2015-10-19T20:06:00Z">
          <w:pPr>
            <w:pStyle w:val="ListParagraph"/>
            <w:tabs>
              <w:tab w:val="left" w:pos="450"/>
            </w:tabs>
            <w:spacing w:before="240" w:line="360" w:lineRule="auto"/>
            <w:ind w:left="1440"/>
            <w:jc w:val="both"/>
          </w:pPr>
        </w:pPrChange>
      </w:pPr>
    </w:p>
    <w:p w:rsidR="000A4531" w:rsidRPr="004046EE" w:rsidDel="00354C0F" w:rsidRDefault="000A4531">
      <w:pPr>
        <w:rPr>
          <w:del w:id="978" w:author="Abdul Ghanni" w:date="2015-10-19T11:34:00Z"/>
          <w:b/>
          <w:lang w:val="id-ID"/>
          <w:rPrChange w:id="979" w:author="Abdul Ghanni" w:date="2015-10-14T19:59:00Z">
            <w:rPr>
              <w:del w:id="980" w:author="Abdul Ghanni" w:date="2015-10-19T11:34:00Z"/>
              <w:b/>
              <w:sz w:val="28"/>
              <w:szCs w:val="28"/>
              <w:lang w:val="id-ID"/>
            </w:rPr>
          </w:rPrChange>
        </w:rPr>
        <w:pPrChange w:id="981" w:author="Abdul Ghanni" w:date="2015-10-19T20:06:00Z">
          <w:pPr>
            <w:pStyle w:val="ListParagraph"/>
            <w:numPr>
              <w:numId w:val="28"/>
            </w:numPr>
            <w:tabs>
              <w:tab w:val="left" w:pos="450"/>
            </w:tabs>
            <w:spacing w:before="240" w:line="360" w:lineRule="auto"/>
            <w:ind w:left="810" w:hanging="450"/>
            <w:jc w:val="both"/>
          </w:pPr>
        </w:pPrChange>
      </w:pPr>
      <w:del w:id="982" w:author="Abdul Ghanni" w:date="2015-10-19T11:34:00Z">
        <w:r w:rsidRPr="004046EE" w:rsidDel="00354C0F">
          <w:rPr>
            <w:b/>
            <w:lang w:val="id-ID"/>
            <w:rPrChange w:id="983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>Mengajukan Promosi Untuk Bawahan</w:delText>
        </w:r>
      </w:del>
    </w:p>
    <w:p w:rsidR="003F6D4F" w:rsidRPr="004046EE" w:rsidDel="00354C0F" w:rsidRDefault="003F6D4F">
      <w:pPr>
        <w:rPr>
          <w:del w:id="984" w:author="Abdul Ghanni" w:date="2015-10-19T11:34:00Z"/>
          <w:lang w:val="id-ID"/>
          <w:rPrChange w:id="985" w:author="Abdul Ghanni" w:date="2015-10-14T19:59:00Z">
            <w:rPr>
              <w:del w:id="986" w:author="Abdul Ghanni" w:date="2015-10-19T11:34:00Z"/>
              <w:sz w:val="24"/>
              <w:szCs w:val="28"/>
              <w:lang w:val="id-ID"/>
            </w:rPr>
          </w:rPrChange>
        </w:rPr>
        <w:pPrChange w:id="987" w:author="Abdul Ghanni" w:date="2015-10-19T20:06:00Z">
          <w:pPr>
            <w:pStyle w:val="ListParagraph"/>
            <w:tabs>
              <w:tab w:val="left" w:pos="450"/>
            </w:tabs>
            <w:spacing w:before="240" w:line="360" w:lineRule="auto"/>
            <w:ind w:left="810"/>
            <w:jc w:val="both"/>
          </w:pPr>
        </w:pPrChange>
      </w:pPr>
      <w:del w:id="988" w:author="Abdul Ghanni" w:date="2015-10-19T11:34:00Z">
        <w:r w:rsidRPr="004046EE" w:rsidDel="00354C0F">
          <w:rPr>
            <w:b/>
            <w:lang w:val="id-ID"/>
            <w:rPrChange w:id="989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tab/>
        </w:r>
        <w:r w:rsidRPr="004046EE" w:rsidDel="00354C0F">
          <w:rPr>
            <w:lang w:val="id-ID"/>
            <w:rPrChange w:id="990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Langkah Mengajukan promosi :</w:delText>
        </w:r>
      </w:del>
    </w:p>
    <w:p w:rsidR="003F6D4F" w:rsidRPr="004046EE" w:rsidDel="00354C0F" w:rsidRDefault="003F6D4F">
      <w:pPr>
        <w:rPr>
          <w:del w:id="991" w:author="Abdul Ghanni" w:date="2015-10-19T11:34:00Z"/>
          <w:b/>
          <w:lang w:val="id-ID"/>
          <w:rPrChange w:id="992" w:author="Abdul Ghanni" w:date="2015-10-14T19:59:00Z">
            <w:rPr>
              <w:del w:id="993" w:author="Abdul Ghanni" w:date="2015-10-19T11:34:00Z"/>
              <w:b/>
              <w:sz w:val="28"/>
              <w:szCs w:val="28"/>
              <w:lang w:val="id-ID"/>
            </w:rPr>
          </w:rPrChange>
        </w:rPr>
        <w:pPrChange w:id="994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995" w:author="Abdul Ghanni" w:date="2015-10-14T20:00:00Z">
        <w:r w:rsidRPr="004046EE" w:rsidDel="002E24E7">
          <w:rPr>
            <w:lang w:val="id-ID"/>
            <w:rPrChange w:id="996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Buka halaman depan form promosi.</w:delText>
        </w:r>
      </w:del>
    </w:p>
    <w:p w:rsidR="00146BB3" w:rsidRPr="00146BB3" w:rsidDel="00354C0F" w:rsidRDefault="003F6D4F">
      <w:pPr>
        <w:rPr>
          <w:del w:id="997" w:author="Abdul Ghanni" w:date="2015-10-19T11:34:00Z"/>
          <w:i/>
          <w:lang w:val="id-ID"/>
          <w:rPrChange w:id="998" w:author="Abdul Ghanni" w:date="2015-10-14T20:16:00Z">
            <w:rPr>
              <w:del w:id="999" w:author="Abdul Ghanni" w:date="2015-10-19T11:34:00Z"/>
              <w:b/>
              <w:sz w:val="28"/>
              <w:szCs w:val="28"/>
              <w:lang w:val="id-ID"/>
            </w:rPr>
          </w:rPrChange>
        </w:rPr>
        <w:pPrChange w:id="1000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1001" w:author="Abdul Ghanni" w:date="2015-10-19T11:34:00Z">
        <w:r w:rsidRPr="004046EE" w:rsidDel="00354C0F">
          <w:rPr>
            <w:lang w:val="id-ID"/>
            <w:rPrChange w:id="1002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Tekan tombol “Add” yang ada di pojok kanan atas halaman.</w:delText>
        </w:r>
      </w:del>
    </w:p>
    <w:p w:rsidR="003F6D4F" w:rsidRPr="004046EE" w:rsidDel="00354C0F" w:rsidRDefault="003F6D4F">
      <w:pPr>
        <w:rPr>
          <w:del w:id="1003" w:author="Abdul Ghanni" w:date="2015-10-19T11:34:00Z"/>
          <w:b/>
          <w:lang w:val="id-ID"/>
          <w:rPrChange w:id="1004" w:author="Abdul Ghanni" w:date="2015-10-14T19:59:00Z">
            <w:rPr>
              <w:del w:id="1005" w:author="Abdul Ghanni" w:date="2015-10-19T11:34:00Z"/>
              <w:b/>
              <w:sz w:val="28"/>
              <w:szCs w:val="28"/>
              <w:lang w:val="id-ID"/>
            </w:rPr>
          </w:rPrChange>
        </w:rPr>
        <w:pPrChange w:id="1006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1007" w:author="Abdul Ghanni" w:date="2015-10-19T11:34:00Z">
        <w:r w:rsidRPr="004046EE" w:rsidDel="00354C0F">
          <w:rPr>
            <w:lang w:val="id-ID"/>
            <w:rPrChange w:id="1008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Di halaman input </w:delText>
        </w:r>
      </w:del>
      <w:del w:id="1009" w:author="Abdul Ghanni" w:date="2015-10-14T20:01:00Z">
        <w:r w:rsidRPr="004046EE" w:rsidDel="00E33F36">
          <w:rPr>
            <w:lang w:val="id-ID"/>
            <w:rPrChange w:id="1010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promosi</w:delText>
        </w:r>
      </w:del>
      <w:del w:id="1011" w:author="Abdul Ghanni" w:date="2015-10-19T11:34:00Z">
        <w:r w:rsidRPr="004046EE" w:rsidDel="00354C0F">
          <w:rPr>
            <w:lang w:val="id-ID"/>
            <w:rPrChange w:id="1012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, isi informasi </w:delText>
        </w:r>
      </w:del>
      <w:del w:id="1013" w:author="Abdul Ghanni" w:date="2015-10-14T20:01:00Z">
        <w:r w:rsidRPr="004046EE" w:rsidDel="00E33F36">
          <w:rPr>
            <w:lang w:val="id-ID"/>
            <w:rPrChange w:id="1014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promosi </w:delText>
        </w:r>
      </w:del>
      <w:del w:id="1015" w:author="Abdul Ghanni" w:date="2015-10-19T11:34:00Z">
        <w:r w:rsidRPr="004046EE" w:rsidDel="00354C0F">
          <w:rPr>
            <w:lang w:val="id-ID"/>
            <w:rPrChange w:id="1016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yang akan diajukan dan atasan yang dibutuhkan untuk melakukan approval.</w:delText>
        </w:r>
      </w:del>
    </w:p>
    <w:p w:rsidR="003A4469" w:rsidRPr="009611C9" w:rsidDel="00354C0F" w:rsidRDefault="003F6D4F">
      <w:pPr>
        <w:rPr>
          <w:del w:id="1017" w:author="Abdul Ghanni" w:date="2015-10-19T11:34:00Z"/>
          <w:b/>
          <w:lang w:val="id-ID"/>
          <w:rPrChange w:id="1018" w:author="Abdul Ghanni" w:date="2015-10-14T20:20:00Z">
            <w:rPr>
              <w:del w:id="1019" w:author="Abdul Ghanni" w:date="2015-10-19T11:34:00Z"/>
              <w:b/>
              <w:sz w:val="28"/>
              <w:szCs w:val="28"/>
              <w:lang w:val="id-ID"/>
            </w:rPr>
          </w:rPrChange>
        </w:rPr>
        <w:pPrChange w:id="1020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1021" w:author="Abdul Ghanni" w:date="2015-10-19T11:34:00Z">
        <w:r w:rsidRPr="004046EE" w:rsidDel="00354C0F">
          <w:rPr>
            <w:b/>
            <w:lang w:val="id-ID"/>
            <w:rPrChange w:id="1022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 xml:space="preserve"> </w:delText>
        </w:r>
      </w:del>
    </w:p>
    <w:p w:rsidR="003A4469" w:rsidRPr="004046EE" w:rsidDel="00354C0F" w:rsidRDefault="003702F5">
      <w:pPr>
        <w:rPr>
          <w:del w:id="1023" w:author="Abdul Ghanni" w:date="2015-10-19T11:34:00Z"/>
          <w:lang w:val="id-ID"/>
        </w:rPr>
        <w:pPrChange w:id="1024" w:author="Abdul Ghanni" w:date="2015-10-19T20:06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del w:id="1025" w:author="Abdul Ghanni" w:date="2015-10-19T11:34:00Z">
        <w:r w:rsidRPr="004046EE" w:rsidDel="00354C0F">
          <w:rPr>
            <w:b/>
            <w:rPrChange w:id="1026" w:author="Abdul Ghanni" w:date="2015-10-14T19:59:00Z">
              <w:rPr>
                <w:b/>
                <w:sz w:val="28"/>
                <w:szCs w:val="28"/>
              </w:rPr>
            </w:rPrChange>
          </w:rPr>
          <w:tab/>
        </w:r>
        <w:r w:rsidR="009D4E40" w:rsidRPr="004046EE" w:rsidDel="00354C0F">
          <w:rPr>
            <w:b/>
            <w:rPrChange w:id="1027" w:author="Abdul Ghanni" w:date="2015-10-14T19:59:00Z">
              <w:rPr>
                <w:b/>
                <w:sz w:val="28"/>
                <w:szCs w:val="28"/>
              </w:rPr>
            </w:rPrChange>
          </w:rPr>
          <w:tab/>
        </w:r>
      </w:del>
    </w:p>
    <w:p w:rsidR="00ED63FD" w:rsidRPr="004046EE" w:rsidRDefault="00ED63FD">
      <w:pPr>
        <w:tabs>
          <w:tab w:val="left" w:pos="450"/>
        </w:tabs>
        <w:spacing w:before="240" w:line="360" w:lineRule="auto"/>
        <w:jc w:val="both"/>
        <w:rPr>
          <w:lang w:val="id-ID"/>
        </w:rPr>
        <w:pPrChange w:id="1028" w:author="Abdul Ghanni" w:date="2015-10-19T20:06:00Z">
          <w:pPr>
            <w:pStyle w:val="ListParagraph"/>
            <w:spacing w:after="0" w:line="240" w:lineRule="auto"/>
          </w:pPr>
        </w:pPrChange>
      </w:pPr>
    </w:p>
    <w:sectPr w:rsidR="00ED63FD" w:rsidRPr="004046EE" w:rsidSect="005A7987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11DC" w:rsidRDefault="00FD11DC">
      <w:pPr>
        <w:spacing w:after="0" w:line="240" w:lineRule="auto"/>
      </w:pPr>
      <w:r>
        <w:separator/>
      </w:r>
    </w:p>
  </w:endnote>
  <w:endnote w:type="continuationSeparator" w:id="0">
    <w:p w:rsidR="00FD11DC" w:rsidRDefault="00FD1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E472CF" w:rsidRPr="00EE3859" w:rsidTr="005A7987">
      <w:tc>
        <w:tcPr>
          <w:tcW w:w="4500" w:type="pct"/>
          <w:tcBorders>
            <w:top w:val="single" w:sz="4" w:space="0" w:color="000000"/>
          </w:tcBorders>
        </w:tcPr>
        <w:p w:rsidR="00E472CF" w:rsidRPr="00FF46B0" w:rsidRDefault="00D96004" w:rsidP="005A7987">
          <w:pPr>
            <w:pStyle w:val="Footer"/>
            <w:jc w:val="right"/>
            <w:rPr>
              <w:lang w:val="id-ID"/>
            </w:rPr>
          </w:pPr>
          <w:r>
            <w:rPr>
              <w:lang w:val="id-ID"/>
            </w:rPr>
            <w:t>PT. Erlangga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548DD4"/>
        </w:tcPr>
        <w:p w:rsidR="00E472CF" w:rsidRPr="00EE3859" w:rsidRDefault="00E472CF">
          <w:pPr>
            <w:pStyle w:val="Header"/>
            <w:rPr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31CC5" w:rsidRPr="00F31CC5">
            <w:rPr>
              <w:noProof/>
              <w:color w:val="FFFFFF"/>
            </w:rPr>
            <w:t>9</w:t>
          </w:r>
          <w:r>
            <w:fldChar w:fldCharType="end"/>
          </w:r>
        </w:p>
      </w:tc>
    </w:tr>
  </w:tbl>
  <w:p w:rsidR="00E472CF" w:rsidRDefault="00E47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11DC" w:rsidRDefault="00FD11DC">
      <w:pPr>
        <w:spacing w:after="0" w:line="240" w:lineRule="auto"/>
      </w:pPr>
      <w:r>
        <w:separator/>
      </w:r>
    </w:p>
  </w:footnote>
  <w:footnote w:type="continuationSeparator" w:id="0">
    <w:p w:rsidR="00FD11DC" w:rsidRDefault="00FD11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71A37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455D1"/>
    <w:multiLevelType w:val="hybridMultilevel"/>
    <w:tmpl w:val="BF4C7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48AB"/>
    <w:multiLevelType w:val="hybridMultilevel"/>
    <w:tmpl w:val="BBF40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15F7E"/>
    <w:multiLevelType w:val="hybridMultilevel"/>
    <w:tmpl w:val="4294A0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9A16B9"/>
    <w:multiLevelType w:val="hybridMultilevel"/>
    <w:tmpl w:val="6CD009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4B1F58"/>
    <w:multiLevelType w:val="hybridMultilevel"/>
    <w:tmpl w:val="BB704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B2210"/>
    <w:multiLevelType w:val="hybridMultilevel"/>
    <w:tmpl w:val="FA94B616"/>
    <w:lvl w:ilvl="0" w:tplc="298A04B0">
      <w:start w:val="1"/>
      <w:numFmt w:val="decimal"/>
      <w:lvlText w:val="%1."/>
      <w:lvlJc w:val="left"/>
      <w:pPr>
        <w:ind w:left="1440" w:hanging="360"/>
      </w:pPr>
      <w:rPr>
        <w:rFonts w:ascii="Calibri" w:eastAsia="Calibri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37090"/>
    <w:multiLevelType w:val="hybridMultilevel"/>
    <w:tmpl w:val="FB768634"/>
    <w:lvl w:ilvl="0" w:tplc="F0EE5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0E45D7"/>
    <w:multiLevelType w:val="hybridMultilevel"/>
    <w:tmpl w:val="3D5C3DD6"/>
    <w:lvl w:ilvl="0" w:tplc="AE521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B76DC5"/>
    <w:multiLevelType w:val="hybridMultilevel"/>
    <w:tmpl w:val="4068222E"/>
    <w:lvl w:ilvl="0" w:tplc="5234FB6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656A72"/>
    <w:multiLevelType w:val="hybridMultilevel"/>
    <w:tmpl w:val="8BD4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004FD"/>
    <w:multiLevelType w:val="hybridMultilevel"/>
    <w:tmpl w:val="98020A2A"/>
    <w:lvl w:ilvl="0" w:tplc="1A48B86C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399E1F00"/>
    <w:multiLevelType w:val="hybridMultilevel"/>
    <w:tmpl w:val="3E1C3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98A04B0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23699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B868DB"/>
    <w:multiLevelType w:val="hybridMultilevel"/>
    <w:tmpl w:val="9000E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5134DC"/>
    <w:multiLevelType w:val="hybridMultilevel"/>
    <w:tmpl w:val="C504C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8D518F"/>
    <w:multiLevelType w:val="hybridMultilevel"/>
    <w:tmpl w:val="E2CE77D6"/>
    <w:lvl w:ilvl="0" w:tplc="9C5283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9A096F"/>
    <w:multiLevelType w:val="hybridMultilevel"/>
    <w:tmpl w:val="4068222E"/>
    <w:lvl w:ilvl="0" w:tplc="5234FB6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650F8B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B7191"/>
    <w:multiLevelType w:val="hybridMultilevel"/>
    <w:tmpl w:val="59CE9008"/>
    <w:lvl w:ilvl="0" w:tplc="A52C0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F31EAC"/>
    <w:multiLevelType w:val="hybridMultilevel"/>
    <w:tmpl w:val="CE449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7A3606"/>
    <w:multiLevelType w:val="hybridMultilevel"/>
    <w:tmpl w:val="EF10B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D72070"/>
    <w:multiLevelType w:val="hybridMultilevel"/>
    <w:tmpl w:val="BAAABD7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5F9E7733"/>
    <w:multiLevelType w:val="hybridMultilevel"/>
    <w:tmpl w:val="D6B45592"/>
    <w:lvl w:ilvl="0" w:tplc="2CC01B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26A24"/>
    <w:multiLevelType w:val="hybridMultilevel"/>
    <w:tmpl w:val="389A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C150E5"/>
    <w:multiLevelType w:val="hybridMultilevel"/>
    <w:tmpl w:val="234EF196"/>
    <w:lvl w:ilvl="0" w:tplc="0AB88A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A058F"/>
    <w:multiLevelType w:val="hybridMultilevel"/>
    <w:tmpl w:val="607CD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3A00D3"/>
    <w:multiLevelType w:val="hybridMultilevel"/>
    <w:tmpl w:val="837226C2"/>
    <w:lvl w:ilvl="0" w:tplc="3F9835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1E0129"/>
    <w:multiLevelType w:val="hybridMultilevel"/>
    <w:tmpl w:val="C49E940C"/>
    <w:lvl w:ilvl="0" w:tplc="17E8828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27009"/>
    <w:multiLevelType w:val="hybridMultilevel"/>
    <w:tmpl w:val="FCC6F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7B6F3F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56597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6F5785"/>
    <w:multiLevelType w:val="hybridMultilevel"/>
    <w:tmpl w:val="5D0CF6B4"/>
    <w:lvl w:ilvl="0" w:tplc="B1FCB06A"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26484B"/>
    <w:multiLevelType w:val="hybridMultilevel"/>
    <w:tmpl w:val="6CAEC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21"/>
  </w:num>
  <w:num w:numId="4">
    <w:abstractNumId w:val="32"/>
  </w:num>
  <w:num w:numId="5">
    <w:abstractNumId w:val="19"/>
  </w:num>
  <w:num w:numId="6">
    <w:abstractNumId w:val="3"/>
  </w:num>
  <w:num w:numId="7">
    <w:abstractNumId w:val="10"/>
  </w:num>
  <w:num w:numId="8">
    <w:abstractNumId w:val="8"/>
  </w:num>
  <w:num w:numId="9">
    <w:abstractNumId w:val="29"/>
  </w:num>
  <w:num w:numId="10">
    <w:abstractNumId w:val="20"/>
  </w:num>
  <w:num w:numId="11">
    <w:abstractNumId w:val="2"/>
  </w:num>
  <w:num w:numId="12">
    <w:abstractNumId w:val="27"/>
  </w:num>
  <w:num w:numId="13">
    <w:abstractNumId w:val="16"/>
  </w:num>
  <w:num w:numId="14">
    <w:abstractNumId w:val="28"/>
  </w:num>
  <w:num w:numId="15">
    <w:abstractNumId w:val="5"/>
  </w:num>
  <w:num w:numId="16">
    <w:abstractNumId w:val="23"/>
  </w:num>
  <w:num w:numId="17">
    <w:abstractNumId w:val="15"/>
  </w:num>
  <w:num w:numId="18">
    <w:abstractNumId w:val="14"/>
  </w:num>
  <w:num w:numId="19">
    <w:abstractNumId w:val="22"/>
  </w:num>
  <w:num w:numId="20">
    <w:abstractNumId w:val="24"/>
  </w:num>
  <w:num w:numId="21">
    <w:abstractNumId w:val="4"/>
  </w:num>
  <w:num w:numId="22">
    <w:abstractNumId w:val="26"/>
  </w:num>
  <w:num w:numId="23">
    <w:abstractNumId w:val="0"/>
  </w:num>
  <w:num w:numId="24">
    <w:abstractNumId w:val="13"/>
  </w:num>
  <w:num w:numId="25">
    <w:abstractNumId w:val="1"/>
  </w:num>
  <w:num w:numId="26">
    <w:abstractNumId w:val="33"/>
  </w:num>
  <w:num w:numId="27">
    <w:abstractNumId w:val="7"/>
  </w:num>
  <w:num w:numId="28">
    <w:abstractNumId w:val="17"/>
  </w:num>
  <w:num w:numId="29">
    <w:abstractNumId w:val="11"/>
  </w:num>
  <w:num w:numId="30">
    <w:abstractNumId w:val="18"/>
  </w:num>
  <w:num w:numId="31">
    <w:abstractNumId w:val="12"/>
  </w:num>
  <w:num w:numId="32">
    <w:abstractNumId w:val="30"/>
  </w:num>
  <w:num w:numId="33">
    <w:abstractNumId w:val="9"/>
  </w:num>
  <w:num w:numId="34">
    <w:abstractNumId w:val="6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bdul Ghanni">
    <w15:presenceInfo w15:providerId="Windows Live" w15:userId="cd3c44bce49114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2F5"/>
    <w:rsid w:val="00000905"/>
    <w:rsid w:val="00001499"/>
    <w:rsid w:val="00005137"/>
    <w:rsid w:val="00011177"/>
    <w:rsid w:val="00011BC3"/>
    <w:rsid w:val="00017538"/>
    <w:rsid w:val="00024914"/>
    <w:rsid w:val="00032527"/>
    <w:rsid w:val="0004025A"/>
    <w:rsid w:val="00055B99"/>
    <w:rsid w:val="00063D4D"/>
    <w:rsid w:val="00064AE7"/>
    <w:rsid w:val="00074DD0"/>
    <w:rsid w:val="00075EA9"/>
    <w:rsid w:val="0008060E"/>
    <w:rsid w:val="00081FE4"/>
    <w:rsid w:val="000911EE"/>
    <w:rsid w:val="00092D61"/>
    <w:rsid w:val="0009391C"/>
    <w:rsid w:val="000A113B"/>
    <w:rsid w:val="000A24AF"/>
    <w:rsid w:val="000A3084"/>
    <w:rsid w:val="000A4531"/>
    <w:rsid w:val="000A55D7"/>
    <w:rsid w:val="000A578E"/>
    <w:rsid w:val="000B4791"/>
    <w:rsid w:val="000B60FC"/>
    <w:rsid w:val="000C52C8"/>
    <w:rsid w:val="000C7F80"/>
    <w:rsid w:val="000E4E2C"/>
    <w:rsid w:val="000E78F3"/>
    <w:rsid w:val="000F4014"/>
    <w:rsid w:val="0010078B"/>
    <w:rsid w:val="00126A94"/>
    <w:rsid w:val="00126D3E"/>
    <w:rsid w:val="00131923"/>
    <w:rsid w:val="00134226"/>
    <w:rsid w:val="00140BDF"/>
    <w:rsid w:val="00146BB3"/>
    <w:rsid w:val="00151FCE"/>
    <w:rsid w:val="0015408E"/>
    <w:rsid w:val="001544D3"/>
    <w:rsid w:val="00155120"/>
    <w:rsid w:val="001561AE"/>
    <w:rsid w:val="001566E3"/>
    <w:rsid w:val="00162F07"/>
    <w:rsid w:val="001715C0"/>
    <w:rsid w:val="00172DAB"/>
    <w:rsid w:val="0019371E"/>
    <w:rsid w:val="001A070D"/>
    <w:rsid w:val="001B0365"/>
    <w:rsid w:val="001C181B"/>
    <w:rsid w:val="001D0606"/>
    <w:rsid w:val="001D0809"/>
    <w:rsid w:val="001D1C2D"/>
    <w:rsid w:val="001D5884"/>
    <w:rsid w:val="001E3D67"/>
    <w:rsid w:val="001E73A8"/>
    <w:rsid w:val="001F1305"/>
    <w:rsid w:val="001F2F2A"/>
    <w:rsid w:val="001F3E93"/>
    <w:rsid w:val="002013DF"/>
    <w:rsid w:val="002024FD"/>
    <w:rsid w:val="002039B8"/>
    <w:rsid w:val="002107FE"/>
    <w:rsid w:val="0021642C"/>
    <w:rsid w:val="00222C1D"/>
    <w:rsid w:val="00234E83"/>
    <w:rsid w:val="00240444"/>
    <w:rsid w:val="00246B83"/>
    <w:rsid w:val="002476D2"/>
    <w:rsid w:val="002510AA"/>
    <w:rsid w:val="002623C1"/>
    <w:rsid w:val="0029054D"/>
    <w:rsid w:val="002A26DE"/>
    <w:rsid w:val="002A5838"/>
    <w:rsid w:val="002C1882"/>
    <w:rsid w:val="002C6C6A"/>
    <w:rsid w:val="002E24E7"/>
    <w:rsid w:val="002E467A"/>
    <w:rsid w:val="002E61E3"/>
    <w:rsid w:val="00302DCD"/>
    <w:rsid w:val="0031113B"/>
    <w:rsid w:val="003171FF"/>
    <w:rsid w:val="00317209"/>
    <w:rsid w:val="00354C0F"/>
    <w:rsid w:val="003702F5"/>
    <w:rsid w:val="00375D37"/>
    <w:rsid w:val="0038219A"/>
    <w:rsid w:val="00383850"/>
    <w:rsid w:val="003869F0"/>
    <w:rsid w:val="0039064A"/>
    <w:rsid w:val="0039181D"/>
    <w:rsid w:val="00395434"/>
    <w:rsid w:val="00395780"/>
    <w:rsid w:val="00396C97"/>
    <w:rsid w:val="003A1A02"/>
    <w:rsid w:val="003A1ACF"/>
    <w:rsid w:val="003A4469"/>
    <w:rsid w:val="003C0524"/>
    <w:rsid w:val="003F3856"/>
    <w:rsid w:val="003F6D4F"/>
    <w:rsid w:val="004046EE"/>
    <w:rsid w:val="004062F7"/>
    <w:rsid w:val="00417854"/>
    <w:rsid w:val="004229EA"/>
    <w:rsid w:val="004245B4"/>
    <w:rsid w:val="00426391"/>
    <w:rsid w:val="00426C08"/>
    <w:rsid w:val="00433E8E"/>
    <w:rsid w:val="00433EDC"/>
    <w:rsid w:val="004471C1"/>
    <w:rsid w:val="00451C1D"/>
    <w:rsid w:val="004629B4"/>
    <w:rsid w:val="00486A00"/>
    <w:rsid w:val="004924FF"/>
    <w:rsid w:val="004A779A"/>
    <w:rsid w:val="004C5261"/>
    <w:rsid w:val="004C57BB"/>
    <w:rsid w:val="004C6436"/>
    <w:rsid w:val="004D3E8E"/>
    <w:rsid w:val="004D77E2"/>
    <w:rsid w:val="004F062B"/>
    <w:rsid w:val="004F55D7"/>
    <w:rsid w:val="00500755"/>
    <w:rsid w:val="00503248"/>
    <w:rsid w:val="00512005"/>
    <w:rsid w:val="005130A9"/>
    <w:rsid w:val="00522981"/>
    <w:rsid w:val="00523A5A"/>
    <w:rsid w:val="00527272"/>
    <w:rsid w:val="00527541"/>
    <w:rsid w:val="00536799"/>
    <w:rsid w:val="00543C25"/>
    <w:rsid w:val="00547130"/>
    <w:rsid w:val="0056347D"/>
    <w:rsid w:val="0058031E"/>
    <w:rsid w:val="005848B8"/>
    <w:rsid w:val="00597ED1"/>
    <w:rsid w:val="005A050C"/>
    <w:rsid w:val="005A7987"/>
    <w:rsid w:val="005B2D9A"/>
    <w:rsid w:val="005B6392"/>
    <w:rsid w:val="005C0C34"/>
    <w:rsid w:val="005E6D77"/>
    <w:rsid w:val="005F0E32"/>
    <w:rsid w:val="005F471E"/>
    <w:rsid w:val="006009CF"/>
    <w:rsid w:val="00635AC9"/>
    <w:rsid w:val="00647BB1"/>
    <w:rsid w:val="00651F84"/>
    <w:rsid w:val="0065426C"/>
    <w:rsid w:val="00665747"/>
    <w:rsid w:val="00667B67"/>
    <w:rsid w:val="0067025B"/>
    <w:rsid w:val="006716BD"/>
    <w:rsid w:val="006800AF"/>
    <w:rsid w:val="00685105"/>
    <w:rsid w:val="00692BC2"/>
    <w:rsid w:val="0069425D"/>
    <w:rsid w:val="0069730F"/>
    <w:rsid w:val="006A3723"/>
    <w:rsid w:val="006C397A"/>
    <w:rsid w:val="006D1615"/>
    <w:rsid w:val="006F09D7"/>
    <w:rsid w:val="006F344C"/>
    <w:rsid w:val="007135FB"/>
    <w:rsid w:val="00713E36"/>
    <w:rsid w:val="00715772"/>
    <w:rsid w:val="0071609D"/>
    <w:rsid w:val="00755DD1"/>
    <w:rsid w:val="00756F7E"/>
    <w:rsid w:val="007605BD"/>
    <w:rsid w:val="0077642A"/>
    <w:rsid w:val="00784030"/>
    <w:rsid w:val="00786ACF"/>
    <w:rsid w:val="00792136"/>
    <w:rsid w:val="007974D1"/>
    <w:rsid w:val="007A0B9D"/>
    <w:rsid w:val="007A1235"/>
    <w:rsid w:val="007A7E90"/>
    <w:rsid w:val="007B4C09"/>
    <w:rsid w:val="007C5DD5"/>
    <w:rsid w:val="007D10D6"/>
    <w:rsid w:val="007D7B22"/>
    <w:rsid w:val="007E19BC"/>
    <w:rsid w:val="007E2208"/>
    <w:rsid w:val="007F10D8"/>
    <w:rsid w:val="007F538F"/>
    <w:rsid w:val="007F664A"/>
    <w:rsid w:val="0080779B"/>
    <w:rsid w:val="0081769B"/>
    <w:rsid w:val="00817A97"/>
    <w:rsid w:val="008351BF"/>
    <w:rsid w:val="00856AE9"/>
    <w:rsid w:val="00875592"/>
    <w:rsid w:val="00884BCE"/>
    <w:rsid w:val="008858C2"/>
    <w:rsid w:val="0089057C"/>
    <w:rsid w:val="008946BA"/>
    <w:rsid w:val="00897511"/>
    <w:rsid w:val="008A265B"/>
    <w:rsid w:val="008A6F47"/>
    <w:rsid w:val="008A7022"/>
    <w:rsid w:val="008B2918"/>
    <w:rsid w:val="008B2E86"/>
    <w:rsid w:val="008B4BF7"/>
    <w:rsid w:val="008C0A18"/>
    <w:rsid w:val="008E5BDC"/>
    <w:rsid w:val="008E65FE"/>
    <w:rsid w:val="008F2600"/>
    <w:rsid w:val="008F6A1A"/>
    <w:rsid w:val="008F73EE"/>
    <w:rsid w:val="00914376"/>
    <w:rsid w:val="00914EB2"/>
    <w:rsid w:val="00915F13"/>
    <w:rsid w:val="009243E5"/>
    <w:rsid w:val="009318F4"/>
    <w:rsid w:val="0093684B"/>
    <w:rsid w:val="00937DA0"/>
    <w:rsid w:val="009435FA"/>
    <w:rsid w:val="0095624A"/>
    <w:rsid w:val="009611C9"/>
    <w:rsid w:val="009653DC"/>
    <w:rsid w:val="00971CA8"/>
    <w:rsid w:val="0098016D"/>
    <w:rsid w:val="00991B11"/>
    <w:rsid w:val="00994237"/>
    <w:rsid w:val="0099584F"/>
    <w:rsid w:val="009960C0"/>
    <w:rsid w:val="009A03BA"/>
    <w:rsid w:val="009A65DF"/>
    <w:rsid w:val="009B401C"/>
    <w:rsid w:val="009C559A"/>
    <w:rsid w:val="009D066A"/>
    <w:rsid w:val="009D124E"/>
    <w:rsid w:val="009D1582"/>
    <w:rsid w:val="009D4E40"/>
    <w:rsid w:val="009D64AA"/>
    <w:rsid w:val="009E22F9"/>
    <w:rsid w:val="009E4F11"/>
    <w:rsid w:val="009F1725"/>
    <w:rsid w:val="009F3019"/>
    <w:rsid w:val="00A05390"/>
    <w:rsid w:val="00A077B5"/>
    <w:rsid w:val="00A1179E"/>
    <w:rsid w:val="00A16B90"/>
    <w:rsid w:val="00A17111"/>
    <w:rsid w:val="00A21D76"/>
    <w:rsid w:val="00A245C0"/>
    <w:rsid w:val="00A35E56"/>
    <w:rsid w:val="00A37C16"/>
    <w:rsid w:val="00A41533"/>
    <w:rsid w:val="00A71D8D"/>
    <w:rsid w:val="00A838BB"/>
    <w:rsid w:val="00A95CB5"/>
    <w:rsid w:val="00AA593A"/>
    <w:rsid w:val="00AA5E16"/>
    <w:rsid w:val="00AB02C9"/>
    <w:rsid w:val="00AC0765"/>
    <w:rsid w:val="00AC30FB"/>
    <w:rsid w:val="00AC4E4E"/>
    <w:rsid w:val="00AD5500"/>
    <w:rsid w:val="00AF54D2"/>
    <w:rsid w:val="00AF7781"/>
    <w:rsid w:val="00B004E1"/>
    <w:rsid w:val="00B04A34"/>
    <w:rsid w:val="00B05A53"/>
    <w:rsid w:val="00B26EBC"/>
    <w:rsid w:val="00B2751E"/>
    <w:rsid w:val="00B309B1"/>
    <w:rsid w:val="00B3536B"/>
    <w:rsid w:val="00B424BE"/>
    <w:rsid w:val="00B46B91"/>
    <w:rsid w:val="00B55601"/>
    <w:rsid w:val="00B64438"/>
    <w:rsid w:val="00B64DF9"/>
    <w:rsid w:val="00B66E03"/>
    <w:rsid w:val="00B671C5"/>
    <w:rsid w:val="00B70A96"/>
    <w:rsid w:val="00B728D4"/>
    <w:rsid w:val="00B74168"/>
    <w:rsid w:val="00B869F1"/>
    <w:rsid w:val="00B86E62"/>
    <w:rsid w:val="00BB5266"/>
    <w:rsid w:val="00BC10D4"/>
    <w:rsid w:val="00BC3C06"/>
    <w:rsid w:val="00BD332F"/>
    <w:rsid w:val="00BD7D01"/>
    <w:rsid w:val="00BE5C4B"/>
    <w:rsid w:val="00BF40B7"/>
    <w:rsid w:val="00BF4ABF"/>
    <w:rsid w:val="00C071A7"/>
    <w:rsid w:val="00C0775F"/>
    <w:rsid w:val="00C3301F"/>
    <w:rsid w:val="00C3322A"/>
    <w:rsid w:val="00C3330E"/>
    <w:rsid w:val="00C3791B"/>
    <w:rsid w:val="00C50C56"/>
    <w:rsid w:val="00C5274D"/>
    <w:rsid w:val="00C6589C"/>
    <w:rsid w:val="00C74A3B"/>
    <w:rsid w:val="00C769ED"/>
    <w:rsid w:val="00C76C9C"/>
    <w:rsid w:val="00C804D5"/>
    <w:rsid w:val="00C84CE4"/>
    <w:rsid w:val="00C86EC6"/>
    <w:rsid w:val="00C91983"/>
    <w:rsid w:val="00C92BA9"/>
    <w:rsid w:val="00C959A4"/>
    <w:rsid w:val="00C97CCF"/>
    <w:rsid w:val="00CB000A"/>
    <w:rsid w:val="00CB4027"/>
    <w:rsid w:val="00CC212D"/>
    <w:rsid w:val="00CC394F"/>
    <w:rsid w:val="00CC53BF"/>
    <w:rsid w:val="00CD0639"/>
    <w:rsid w:val="00CD1351"/>
    <w:rsid w:val="00CD46AF"/>
    <w:rsid w:val="00CE435F"/>
    <w:rsid w:val="00CE5962"/>
    <w:rsid w:val="00D01FCF"/>
    <w:rsid w:val="00D06B49"/>
    <w:rsid w:val="00D0723D"/>
    <w:rsid w:val="00D07264"/>
    <w:rsid w:val="00D171B7"/>
    <w:rsid w:val="00D20F1B"/>
    <w:rsid w:val="00D253A2"/>
    <w:rsid w:val="00D25F0B"/>
    <w:rsid w:val="00D376A4"/>
    <w:rsid w:val="00D41A34"/>
    <w:rsid w:val="00D53292"/>
    <w:rsid w:val="00D6370C"/>
    <w:rsid w:val="00D707C4"/>
    <w:rsid w:val="00D7154E"/>
    <w:rsid w:val="00D7371D"/>
    <w:rsid w:val="00D8339C"/>
    <w:rsid w:val="00D86ED0"/>
    <w:rsid w:val="00D916A6"/>
    <w:rsid w:val="00D96004"/>
    <w:rsid w:val="00D979AA"/>
    <w:rsid w:val="00DA2CF7"/>
    <w:rsid w:val="00DB2E5F"/>
    <w:rsid w:val="00DC0F0E"/>
    <w:rsid w:val="00DC6F3B"/>
    <w:rsid w:val="00DD167F"/>
    <w:rsid w:val="00DD2A21"/>
    <w:rsid w:val="00DD649B"/>
    <w:rsid w:val="00DF25B0"/>
    <w:rsid w:val="00DF7411"/>
    <w:rsid w:val="00DF76BD"/>
    <w:rsid w:val="00E0486D"/>
    <w:rsid w:val="00E05187"/>
    <w:rsid w:val="00E13BCB"/>
    <w:rsid w:val="00E24B9D"/>
    <w:rsid w:val="00E25B9B"/>
    <w:rsid w:val="00E32EB0"/>
    <w:rsid w:val="00E33F36"/>
    <w:rsid w:val="00E37CF5"/>
    <w:rsid w:val="00E472CF"/>
    <w:rsid w:val="00E57C84"/>
    <w:rsid w:val="00E60C30"/>
    <w:rsid w:val="00E630D9"/>
    <w:rsid w:val="00E64841"/>
    <w:rsid w:val="00E650BB"/>
    <w:rsid w:val="00E8098C"/>
    <w:rsid w:val="00E83ED0"/>
    <w:rsid w:val="00E87A77"/>
    <w:rsid w:val="00E91B48"/>
    <w:rsid w:val="00EB3CEA"/>
    <w:rsid w:val="00EB65A4"/>
    <w:rsid w:val="00EC0287"/>
    <w:rsid w:val="00EC3175"/>
    <w:rsid w:val="00ED0BF4"/>
    <w:rsid w:val="00ED5027"/>
    <w:rsid w:val="00ED63FD"/>
    <w:rsid w:val="00ED66EE"/>
    <w:rsid w:val="00ED76F5"/>
    <w:rsid w:val="00EE1014"/>
    <w:rsid w:val="00EE4522"/>
    <w:rsid w:val="00EF0F80"/>
    <w:rsid w:val="00F00049"/>
    <w:rsid w:val="00F06914"/>
    <w:rsid w:val="00F06C85"/>
    <w:rsid w:val="00F11FD3"/>
    <w:rsid w:val="00F21120"/>
    <w:rsid w:val="00F21EA4"/>
    <w:rsid w:val="00F31CC5"/>
    <w:rsid w:val="00F327A1"/>
    <w:rsid w:val="00F37A91"/>
    <w:rsid w:val="00F4356F"/>
    <w:rsid w:val="00F435E9"/>
    <w:rsid w:val="00F46828"/>
    <w:rsid w:val="00F564B3"/>
    <w:rsid w:val="00F82596"/>
    <w:rsid w:val="00F910FF"/>
    <w:rsid w:val="00F94335"/>
    <w:rsid w:val="00F971B0"/>
    <w:rsid w:val="00FA0CD9"/>
    <w:rsid w:val="00FB6DD3"/>
    <w:rsid w:val="00FC0473"/>
    <w:rsid w:val="00FC06EC"/>
    <w:rsid w:val="00FD0777"/>
    <w:rsid w:val="00FD11DC"/>
    <w:rsid w:val="00FE2E79"/>
    <w:rsid w:val="00FE4A11"/>
    <w:rsid w:val="00FE758A"/>
    <w:rsid w:val="00FF222F"/>
    <w:rsid w:val="00FF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628CF"/>
  <w15:chartTrackingRefBased/>
  <w15:docId w15:val="{4F0C7ECF-3BA4-4AC3-9E5F-2D884A27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DA0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3702F5"/>
    <w:pPr>
      <w:keepNext/>
      <w:pageBreakBefore/>
      <w:spacing w:before="240" w:after="60" w:line="360" w:lineRule="auto"/>
      <w:jc w:val="both"/>
      <w:outlineLvl w:val="0"/>
    </w:pPr>
    <w:rPr>
      <w:rFonts w:ascii="Tahoma" w:eastAsia="MS Mincho" w:hAnsi="Tahoma"/>
      <w:b/>
      <w:bCs/>
      <w:kern w:val="32"/>
      <w:sz w:val="28"/>
      <w:szCs w:val="32"/>
      <w:lang w:val="x-none"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2F5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02F5"/>
    <w:rPr>
      <w:rFonts w:ascii="Tahoma" w:eastAsia="MS Mincho" w:hAnsi="Tahoma" w:cs="Times New Roman"/>
      <w:b/>
      <w:bCs/>
      <w:kern w:val="32"/>
      <w:sz w:val="28"/>
      <w:szCs w:val="32"/>
      <w:lang w:val="x-none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2F5"/>
    <w:rPr>
      <w:rFonts w:ascii="Cambria" w:eastAsia="Times New Roman" w:hAnsi="Cambria" w:cs="Times New Roman"/>
      <w:b/>
      <w:bCs/>
      <w:color w:val="4F81BD"/>
      <w:sz w:val="20"/>
      <w:szCs w:val="20"/>
      <w:lang w:val="x-none" w:eastAsia="x-none"/>
    </w:rPr>
  </w:style>
  <w:style w:type="paragraph" w:styleId="TOC1">
    <w:name w:val="toc 1"/>
    <w:basedOn w:val="Normal"/>
    <w:next w:val="Normal"/>
    <w:autoRedefine/>
    <w:uiPriority w:val="39"/>
    <w:qFormat/>
    <w:rsid w:val="00856AE9"/>
    <w:pPr>
      <w:tabs>
        <w:tab w:val="right" w:leader="dot" w:pos="8299"/>
      </w:tabs>
      <w:spacing w:after="0" w:line="360" w:lineRule="auto"/>
    </w:pPr>
    <w:rPr>
      <w:rFonts w:ascii="Tahoma" w:eastAsia="MS Mincho" w:hAnsi="Tahoma"/>
      <w:b/>
      <w:sz w:val="16"/>
      <w:szCs w:val="16"/>
      <w:lang w:val="id-ID" w:eastAsia="ja-JP"/>
    </w:rPr>
  </w:style>
  <w:style w:type="character" w:styleId="Hyperlink">
    <w:name w:val="Hyperlink"/>
    <w:uiPriority w:val="99"/>
    <w:rsid w:val="003702F5"/>
    <w:rPr>
      <w:rFonts w:cs="Times New Roman"/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3702F5"/>
    <w:pPr>
      <w:tabs>
        <w:tab w:val="left" w:pos="720"/>
        <w:tab w:val="right" w:leader="dot" w:pos="8299"/>
      </w:tabs>
      <w:spacing w:after="0" w:line="360" w:lineRule="auto"/>
      <w:ind w:left="270"/>
      <w:jc w:val="both"/>
    </w:pPr>
    <w:rPr>
      <w:rFonts w:ascii="Tahoma" w:eastAsia="MS Mincho" w:hAnsi="Tahoma"/>
      <w:sz w:val="20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2F5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2F5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F5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F5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ListParagraph">
    <w:name w:val="List Paragraph"/>
    <w:basedOn w:val="Normal"/>
    <w:uiPriority w:val="34"/>
    <w:qFormat/>
    <w:rsid w:val="003702F5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3702F5"/>
  </w:style>
  <w:style w:type="table" w:styleId="TableGrid">
    <w:name w:val="Table Grid"/>
    <w:basedOn w:val="TableNormal"/>
    <w:uiPriority w:val="59"/>
    <w:rsid w:val="003702F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02F5"/>
    <w:pPr>
      <w:keepLines/>
      <w:pageBreakBefore w:val="0"/>
      <w:spacing w:before="480" w:after="0" w:line="276" w:lineRule="auto"/>
      <w:jc w:val="left"/>
      <w:outlineLvl w:val="9"/>
    </w:pPr>
    <w:rPr>
      <w:rFonts w:ascii="Cambria" w:eastAsia="Times New Roman" w:hAnsi="Cambria"/>
      <w:color w:val="365F91"/>
      <w:kern w:val="0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702F5"/>
    <w:pPr>
      <w:spacing w:after="100"/>
      <w:ind w:left="440"/>
    </w:pPr>
    <w:rPr>
      <w:rFonts w:eastAsia="Times New Roman"/>
    </w:rPr>
  </w:style>
  <w:style w:type="paragraph" w:styleId="NoSpacing">
    <w:name w:val="No Spacing"/>
    <w:uiPriority w:val="1"/>
    <w:qFormat/>
    <w:rsid w:val="007F10D8"/>
    <w:pPr>
      <w:spacing w:after="0" w:line="240" w:lineRule="auto"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21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aa_amie</dc:creator>
  <cp:keywords/>
  <dc:description/>
  <cp:lastModifiedBy>Abdul Ghanni</cp:lastModifiedBy>
  <cp:revision>22</cp:revision>
  <dcterms:created xsi:type="dcterms:W3CDTF">2015-10-19T04:33:00Z</dcterms:created>
  <dcterms:modified xsi:type="dcterms:W3CDTF">2015-10-19T13:22:00Z</dcterms:modified>
</cp:coreProperties>
</file>